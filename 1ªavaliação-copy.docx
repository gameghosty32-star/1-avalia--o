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jsaProject.bin" ContentType="application/vnd.openxmlformats-officedocument.oleObject"/>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widowControl w:val="0"/>
        <w:pBdr>
          <w:top w:val="nil" w:sz="4" w:space="0" w:color="000000"/>
          <w:left w:val="nil" w:sz="4" w:space="0" w:color="000000"/>
          <w:bottom w:val="nil" w:sz="4" w:space="0" w:color="000000"/>
          <w:right w:val="nil" w:sz="4" w:space="0" w:color="000000"/>
          <w:between w:val="nil" w:sz="4" w:space="0" w:color="000000"/>
        </w:pBdr>
        <w:spacing w:before="240" w:after="160" w:line="240" w:lineRule="auto"/>
        <w:ind w:firstLine="0"/>
        <w:jc w:val="center"/>
        <w:rPr>
          <w:rFonts w:ascii="Times New Roman" w:hAnsi="Times New Roman" w:eastAsia="Arial" w:cs="Times New Roman"/>
          <w:color w:val="000000"/>
          <w:sz w:val="22"/>
          <w:szCs w:val="22"/>
        </w:rPr>
        <w:pPrChange w:id="1"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after="0"/>
            <w:ind w:firstLine="0"/>
            <w:jc w:val="center"/>
          </w:pPr>
        </w:pPrChange>
      </w:pPr>
      <w:r>
        <w:rPr>
          <w:rFonts w:ascii="Times New Roman" w:hAnsi="Times New Roman" w:eastAsia="Arial" w:cs="Times New Roman"/>
          <w:color w:val="000000"/>
          <w:sz w:val="22"/>
          <w:szCs w:val="22"/>
        </w:rPr>
        <w:drawing>
          <wp:inline distT="0" distB="0" distL="0" distR="0">
            <wp:extent cx="2611120" cy="1012190"/>
            <wp:effectExtent l="0" t="0" r="0" b="0"/>
            <wp:docPr id="1" name="Picture 1" descr=""/>
            <wp:cNvGraphicFramePr/>
            <a:graphic>
              <a:graphicData uri="http://schemas.openxmlformats.org/drawingml/2006/picture">
                <pic:pic>
                  <pic:nvPicPr>
                    <pic:cNvPr id="0" name="image1.jpg" descr=""/>
                    <pic:cNvPicPr>
                      <a:picLocks noChangeAspect="1" noChangeArrowheads="1"/>
                    </pic:cNvPicPr>
                  </pic:nvPicPr>
                  <pic:blipFill>
                    <a:blip r:embed="rId1"/>
                    <a:stretch>
                      <a:fillRect/>
                    </a:stretch>
                  </pic:blipFill>
                  <pic:spPr bwMode="auto">
                    <a:xfrm>
                      <a:off x="0" y="0"/>
                      <a:ext cx="2611120" cy="1012190"/>
                    </a:xfrm>
                    <a:prstGeom prst="rect">
                      <a:avLst/>
                    </a:prstGeom>
                  </pic:spPr>
                </pic:pic>
              </a:graphicData>
            </a:graphic>
          </wp:inline>
        </w:drawing>
      </w:r>
    </w:p>
    <w:p>
      <w:pPr>
        <w:widowControl w:val="0"/>
        <w:pBdr>
          <w:top w:val="nil" w:sz="4" w:space="0" w:color="000000"/>
          <w:left w:val="nil" w:sz="4" w:space="0" w:color="000000"/>
          <w:bottom w:val="nil" w:sz="4" w:space="0" w:color="000000"/>
          <w:right w:val="nil" w:sz="4" w:space="0" w:color="000000"/>
          <w:between w:val="nil" w:sz="4" w:space="0" w:color="000000"/>
        </w:pBdr>
        <w:spacing w:before="240" w:after="160" w:line="240" w:lineRule="auto"/>
        <w:ind w:firstLine="0"/>
        <w:jc w:val="center"/>
        <w:rPr>
          <w:rFonts w:ascii="Times New Roman" w:hAnsi="Times New Roman" w:eastAsia="Times New Roman" w:cs="Times New Roman"/>
          <w:color w:val="000000"/>
          <w:sz w:val="28"/>
          <w:szCs w:val="28"/>
        </w:rPr>
        <w:pPrChange w:id="2"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after="0"/>
            <w:ind w:firstLine="0"/>
            <w:jc w:val="center"/>
          </w:pPr>
        </w:pPrChange>
      </w:pPr>
      <w:r>
        <w:rPr>
          <w:rFonts w:ascii="Times New Roman" w:hAnsi="Times New Roman" w:eastAsia="Times New Roman" w:cs="Times New Roman"/>
          <w:color w:val="000000"/>
          <w:sz w:val="28"/>
          <w:szCs w:val="28"/>
        </w:rPr>
        <w:t xml:space="preserve">Instituto Técnico Comercial de Luanda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160" w:line="240" w:lineRule="auto"/>
        <w:ind w:firstLine="0"/>
        <w:jc w:val="center"/>
        <w:rPr>
          <w:rFonts w:ascii="Times New Roman" w:hAnsi="Times New Roman" w:eastAsia="Times New Roman" w:cs="Times New Roman"/>
          <w:color w:val="000000"/>
          <w:sz w:val="28"/>
          <w:szCs w:val="28"/>
        </w:rPr>
        <w:pPrChange w:id="3"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r>
        <w:rPr>
          <w:rFonts w:ascii="Times New Roman" w:hAnsi="Times New Roman" w:eastAsia="Times New Roman" w:cs="Times New Roman"/>
          <w:color w:val="000000"/>
          <w:sz w:val="28"/>
          <w:szCs w:val="28"/>
        </w:rPr>
        <w:t xml:space="preserve">Coordenação do Curso de Informática de Gestão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4"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5"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6"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7"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8"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b/>
          <w:color w:val="000000"/>
          <w:sz w:val="28"/>
          <w:szCs w:val="28"/>
        </w:rPr>
        <w:pPrChange w:id="9"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jc w:val="center"/>
          </w:pPr>
        </w:pPrChange>
      </w:pPr>
      <w:r>
        <w:rPr>
          <w:rFonts w:ascii="Times New Roman" w:hAnsi="Times New Roman" w:cs="Times New Roman"/>
          <w:b/>
          <w:color w:val="000000"/>
          <w:sz w:val="28"/>
        </w:rPr>
        <w:t xml:space="preserve">PROFSPACE COMO SOLUÇÃO TECNOLÓGICA DE APOIO AO TRABALHO DOCENTE:</w:t>
      </w:r>
    </w:p>
    <w:p>
      <w:pPr>
        <w:pBdr/>
        <w:jc w:val="center"/>
        <w:rPr>
          <w:rFonts w:ascii="Times New Roman" w:hAnsi="Times New Roman" w:cs="Times New Roman"/>
          <w:color w:val="000000"/>
        </w:rPr>
      </w:pPr>
      <w:r>
        <w:rPr>
          <w:rFonts w:ascii="Times New Roman" w:hAnsi="Times New Roman" w:cs="Times New Roman"/>
          <w:b/>
          <w:color w:val="000000"/>
          <w:sz w:val="28"/>
        </w:rPr>
        <w:t xml:space="preserve">ANÁLISE DO PROJECTO, DIFERENCIAÇÃO COMPETITIVA</w:t>
      </w:r>
    </w:p>
    <w:p>
      <w:pPr>
        <w:pBdr/>
        <w:jc w:val="center"/>
        <w:rPr>
          <w:rFonts w:ascii="Times New Roman" w:hAnsi="Times New Roman" w:cs="Times New Roman"/>
          <w:color w:val="000000"/>
        </w:rPr>
      </w:pPr>
      <w:r>
        <w:rPr>
          <w:rFonts w:ascii="Times New Roman" w:hAnsi="Times New Roman" w:cs="Times New Roman"/>
          <w:b/>
          <w:color w:val="000000"/>
          <w:sz w:val="28"/>
        </w:rPr>
        <w:t xml:space="preserve">E POTENCIAL DE RENTABILIDADE</w:t>
      </w:r>
    </w:p>
    <w:p>
      <w:pPr>
        <w:pBdr/>
        <w:jc w:val="center"/>
        <w:rPr>
          <w:rFonts w:ascii="Times New Roman" w:hAnsi="Times New Roman" w:cs="Times New Roman"/>
          <w:color w:val="000000"/>
        </w:rPr>
      </w:pPr>
      <w:r>
        <w:rPr>
          <w:rFonts w:ascii="Times New Roman" w:hAnsi="Times New Roman" w:cs="Times New Roman"/>
          <w:color w:val="000000"/>
          <w:sz w:val="28"/>
        </w:rPr>
        <w:t xml:space="preserve">ESTUDO DE CASO: PROFSPACE</w:t>
      </w:r>
    </w:p>
    <w:p>
      <w:pPr>
        <w:pBdr/>
        <w:spacing w:before="240" w:after="0" w:line="360" w:lineRule="auto"/>
        <w:ind w:firstLine="0"/>
        <w:rPr>
          <w:rFonts w:ascii="Times New Roman" w:hAnsi="Times New Roman" w:eastAsia="Times New Roman" w:cs="Times New Roman"/>
          <w:color w:val="000000"/>
          <w:sz w:val="28"/>
          <w:szCs w:val="28"/>
        </w:rPr>
        <w:pPrChange w:id="10" w:author="Délcio Raúl" w:date="2026-05-19T00:32:00Z">
          <w:pPr>
            <w:pBdr/>
          </w:pPr>
        </w:pPrChange>
      </w:pPr>
      <w:r>
        <w:rPr>
          <w:rFonts w:ascii="Times New Roman" w:hAnsi="Times New Roman" w:eastAsia="Times New Roman" w:cs="Times New Roman"/>
          <w:color w:val="000000"/>
          <w:sz w:val="28"/>
          <w:szCs w:val="28"/>
        </w:rPr>
        <w:br w:type="page"/>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left"/>
        <w:rPr>
          <w:rFonts w:ascii="Times New Roman" w:hAnsi="Times New Roman" w:eastAsia="Times New Roman" w:cs="Times New Roman"/>
          <w:b/>
          <w:color w:val="000000"/>
          <w:sz w:val="28"/>
          <w:szCs w:val="28"/>
        </w:rPr>
        <w:pPrChange w:id="11"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3" w:after="0"/>
            <w:ind w:firstLine="0"/>
          </w:pPr>
        </w:pPrChange>
      </w:pPr>
      <w:r>
        <w:rPr>
          <w:rFonts w:ascii="Times New Roman" w:hAnsi="Times New Roman" w:cs="Times New Roman"/>
          <w:b/>
          <w:color w:val="000000"/>
          <w:sz w:val="28"/>
        </w:rPr>
        <w:t xml:space="preserve">PROFSPACE COMO SOLUÇÃO TECNOLÓGICA DE APOIO AO TRABALHO DOCENTE:</w:t>
      </w:r>
    </w:p>
    <w:p>
      <w:pPr>
        <w:pBdr/>
        <w:ind w:firstLine="0"/>
        <w:jc w:val="left"/>
        <w:rPr>
          <w:rFonts w:ascii="Times New Roman" w:hAnsi="Times New Roman" w:cs="Times New Roman"/>
          <w:color w:val="000000"/>
        </w:rPr>
      </w:pPr>
      <w:r>
        <w:rPr>
          <w:rFonts w:ascii="Times New Roman" w:hAnsi="Times New Roman" w:cs="Times New Roman"/>
          <w:b/>
          <w:color w:val="000000"/>
          <w:sz w:val="28"/>
        </w:rPr>
        <w:t xml:space="preserve">ANÁLISE DO PROJECTO, DIFERENCIAÇÃO COMPETITIVA</w:t>
      </w:r>
    </w:p>
    <w:p>
      <w:pPr>
        <w:pBdr/>
        <w:ind w:firstLine="0"/>
        <w:jc w:val="left"/>
        <w:rPr>
          <w:rFonts w:ascii="Times New Roman" w:hAnsi="Times New Roman" w:cs="Times New Roman"/>
          <w:color w:val="000000"/>
        </w:rPr>
      </w:pPr>
      <w:r>
        <w:rPr>
          <w:rFonts w:ascii="Times New Roman" w:hAnsi="Times New Roman" w:cs="Times New Roman"/>
          <w:b/>
          <w:color w:val="000000"/>
          <w:sz w:val="28"/>
        </w:rPr>
        <w:t xml:space="preserve">E POTENCIAL DE RENTABILIDADE</w:t>
      </w:r>
    </w:p>
    <w:p>
      <w:pPr>
        <w:pBdr/>
        <w:ind w:firstLine="0"/>
        <w:jc w:val="left"/>
        <w:rPr>
          <w:rFonts w:ascii="Times New Roman" w:hAnsi="Times New Roman" w:cs="Times New Roman"/>
          <w:color w:val="000000"/>
        </w:rPr>
      </w:pPr>
      <w:r>
        <w:rPr>
          <w:rFonts w:ascii="Times New Roman" w:hAnsi="Times New Roman" w:cs="Times New Roman"/>
          <w:color w:val="000000"/>
          <w:sz w:val="28"/>
        </w:rPr>
        <w:t xml:space="preserve">ESTUDO DE CASO: PROFSPACE</w:t>
      </w:r>
    </w:p>
    <w:p>
      <w:pPr>
        <w:pBdr/>
        <w:ind w:firstLine="0"/>
        <w:jc w:val="left"/>
        <w:rPr>
          <w:rFonts w:ascii="Times New Roman" w:hAnsi="Times New Roman" w:cs="Times New Roman"/>
          <w:color w:val="000000"/>
          <w:sz w:val="28"/>
        </w:rPr>
      </w:pPr>
    </w:p>
    <w:p>
      <w:pPr>
        <w:pBdr/>
        <w:ind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Trabalho escolar da disciplina de Projecto Tecnológico (PT),</w:t>
      </w:r>
    </w:p>
    <w:p>
      <w:pPr>
        <w:widowControl w:val="0"/>
        <w:pBdr>
          <w:top w:val="nil" w:sz="4" w:space="0" w:color="000000"/>
          <w:left w:val="nil" w:sz="4" w:space="0" w:color="000000"/>
          <w:bottom w:val="nil" w:sz="4" w:space="0" w:color="000000"/>
          <w:right w:val="nil" w:sz="4" w:space="0" w:color="000000"/>
          <w:between w:val="nil" w:sz="4" w:space="0" w:color="000000"/>
        </w:pBdr>
        <w:bidi/>
        <w:spacing w:before="240" w:after="0" w:line="240" w:lineRule="auto"/>
        <w:ind w:right="-3" w:firstLine="0"/>
        <w:jc w:val="left"/>
        <w:rPr>
          <w:rFonts w:ascii="Times New Roman" w:hAnsi="Times New Roman" w:cs="Times New Roman"/>
          <w:color w:val="000000"/>
          <w:sz w:val="22"/>
          <w:szCs w:val="22"/>
        </w:rPr>
        <w:pPrChange w:id="12"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3638" w:after="0"/>
            <w:ind w:right="-3" w:firstLine="0"/>
            <w:jc w:val="right"/>
          </w:pPr>
        </w:pPrChange>
      </w:pPr>
      <w:r>
        <w:rPr>
          <w:rFonts w:ascii="Times New Roman" w:hAnsi="Times New Roman" w:cs="Times New Roman"/>
          <w:color w:val="000000"/>
          <w:sz w:val="22"/>
          <w:szCs w:val="22"/>
        </w:rPr>
        <w:t xml:space="preserve"> apresentado à disciplina de Projecto Técnologico,</w:t>
      </w:r>
    </w:p>
    <w:p>
      <w:pPr>
        <w:widowControl w:val="0"/>
        <w:pBdr>
          <w:top w:val="nil" w:sz="4" w:space="0" w:color="000000"/>
          <w:left w:val="nil" w:sz="4" w:space="0" w:color="000000"/>
          <w:bottom w:val="nil" w:sz="4" w:space="0" w:color="000000"/>
          <w:right w:val="nil" w:sz="4" w:space="0" w:color="000000"/>
          <w:between w:val="nil" w:sz="4" w:space="0" w:color="000000"/>
        </w:pBdr>
        <w:bidi/>
        <w:spacing w:before="240" w:after="0" w:line="240" w:lineRule="auto"/>
        <w:ind w:right="-3" w:firstLine="0"/>
        <w:jc w:val="left"/>
        <w:rPr>
          <w:rFonts w:ascii="Times New Roman" w:hAnsi="Times New Roman" w:cs="Times New Roman"/>
          <w:color w:val="000000"/>
          <w:sz w:val="22"/>
          <w:szCs w:val="22"/>
        </w:rPr>
        <w:pPrChange w:id="13"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3638" w:after="0"/>
            <w:ind w:right="-3" w:firstLine="0"/>
            <w:jc w:val="right"/>
          </w:pPr>
        </w:pPrChange>
      </w:pPr>
      <w:r>
        <w:rPr>
          <w:rFonts w:ascii="Times New Roman" w:hAnsi="Times New Roman" w:cs="Times New Roman"/>
          <w:color w:val="000000"/>
          <w:sz w:val="22"/>
          <w:szCs w:val="22"/>
        </w:rPr>
        <w:t xml:space="preserve"> como requisito da primeira avaliação da disciplina,</w:t>
      </w:r>
    </w:p>
    <w:p>
      <w:pPr>
        <w:widowControl w:val="0"/>
        <w:pBdr>
          <w:top w:val="nil" w:sz="4" w:space="0" w:color="000000"/>
          <w:left w:val="nil" w:sz="4" w:space="0" w:color="000000"/>
          <w:bottom w:val="nil" w:sz="4" w:space="0" w:color="000000"/>
          <w:right w:val="nil" w:sz="4" w:space="0" w:color="000000"/>
          <w:between w:val="nil" w:sz="4" w:space="0" w:color="000000"/>
        </w:pBdr>
        <w:bidi/>
        <w:spacing w:before="240" w:after="0" w:line="240" w:lineRule="auto"/>
        <w:ind w:right="-3" w:firstLine="0"/>
        <w:jc w:val="left"/>
        <w:rPr>
          <w:rFonts w:ascii="Times New Roman" w:hAnsi="Times New Roman" w:cs="Times New Roman"/>
          <w:color w:val="000000"/>
          <w:sz w:val="22"/>
          <w:szCs w:val="22"/>
        </w:rPr>
        <w:pPrChange w:id="14"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3638" w:after="0"/>
            <w:ind w:right="-3" w:firstLine="0"/>
            <w:jc w:val="right"/>
          </w:pPr>
        </w:pPrChange>
      </w:pPr>
      <w:r>
        <w:rPr>
          <w:rFonts w:ascii="Times New Roman" w:hAnsi="Times New Roman" w:cs="Times New Roman"/>
          <w:color w:val="000000"/>
          <w:sz w:val="22"/>
          <w:szCs w:val="22"/>
        </w:rPr>
        <w:t xml:space="preserve"> sob a orientação do Professor Joaquim Marcial Mbango.</w:t>
      </w:r>
    </w:p>
    <w:p>
      <w:pPr>
        <w:pBdr/>
        <w:bidi/>
        <w:spacing w:line="240" w:lineRule="auto"/>
        <w:ind w:firstLine="0"/>
        <w:jc w:val="left"/>
        <w:rPr>
          <w:rFonts w:ascii="Times New Roman" w:hAnsi="Times New Roman" w:cs="Times New Roman"/>
          <w:color w:val="000000"/>
          <w:sz w:val="22"/>
          <w:szCs w:val="22"/>
        </w:rPr>
      </w:pPr>
      <w:r>
        <w:rPr>
          <w:rFonts w:ascii="Times New Roman" w:hAnsi="Times New Roman" w:cs="Times New Roman"/>
          <w:color w:val="000000"/>
          <w:sz w:val="22"/>
          <w:szCs w:val="22"/>
        </w:rPr>
        <w:t xml:space="preserve">Estudante: Délcio Raúl Tchissola</w:t>
      </w:r>
    </w:p>
    <w:p>
      <w:pPr>
        <w:pBdr/>
        <w:bidi/>
        <w:spacing w:line="240" w:lineRule="auto"/>
        <w:ind w:firstLine="0"/>
        <w:rPr>
          <w:rFonts w:ascii="Times New Roman" w:hAnsi="Times New Roman" w:cs="Times New Roman"/>
          <w:color w:val="000000"/>
          <w:sz w:val="22"/>
          <w:szCs w:val="22"/>
        </w:rPr>
      </w:pPr>
      <w:r>
        <w:rPr>
          <w:rFonts w:ascii="Times New Roman" w:hAnsi="Times New Roman" w:cs="Times New Roman"/>
          <w:color w:val="000000"/>
          <w:sz w:val="22"/>
          <w:szCs w:val="22"/>
        </w:rPr>
        <w:t xml:space="preserve">N.º de processo: 09</w:t>
      </w:r>
    </w:p>
    <w:p>
      <w:pPr>
        <w:pBdr/>
        <w:bidi/>
        <w:spacing w:line="240" w:lineRule="auto"/>
        <w:ind w:firstLine="0"/>
        <w:rPr>
          <w:rFonts w:ascii="Times New Roman" w:hAnsi="Times New Roman" w:cs="Times New Roman"/>
          <w:color w:val="000000"/>
          <w:sz w:val="22"/>
          <w:szCs w:val="22"/>
        </w:rPr>
      </w:pPr>
      <w:r>
        <w:rPr>
          <w:rFonts w:ascii="Times New Roman" w:hAnsi="Times New Roman" w:cs="Times New Roman"/>
          <w:color w:val="000000"/>
          <w:sz w:val="22"/>
          <w:szCs w:val="22"/>
        </w:rPr>
        <w:t xml:space="preserve">Turma: ATI</w:t>
      </w:r>
    </w:p>
    <w:p>
      <w:pPr>
        <w:pBdr/>
        <w:spacing w:before="240" w:after="0" w:line="360" w:lineRule="auto"/>
        <w:ind w:firstLine="0"/>
        <w:rPr>
          <w:rFonts w:ascii="Times New Roman" w:hAnsi="Times New Roman" w:eastAsia="Times New Roman" w:cs="Times New Roman"/>
          <w:color w:val="000000"/>
          <w:sz w:val="28"/>
          <w:szCs w:val="28"/>
        </w:rPr>
        <w:pPrChange w:id="15" w:author="Délcio Raúl" w:date="2026-05-19T00:32:00Z">
          <w:pPr>
            <w:pBdr/>
          </w:pPr>
        </w:pPrChange>
      </w:pPr>
      <w:r>
        <w:rPr>
          <w:rFonts w:ascii="Times New Roman" w:hAnsi="Times New Roman" w:eastAsia="Times New Roman" w:cs="Times New Roman"/>
          <w:color w:val="000000"/>
          <w:sz w:val="28"/>
          <w:szCs w:val="28"/>
        </w:rPr>
        <w:br w:type="page"/>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3720" w:firstLine="0"/>
        <w:rPr>
          <w:rFonts w:ascii="Times New Roman" w:hAnsi="Times New Roman" w:eastAsia="Times New Roman" w:cs="Times New Roman"/>
          <w:color w:val="000000"/>
          <w:sz w:val="28"/>
          <w:szCs w:val="28"/>
        </w:rPr>
        <w:pPrChange w:id="16"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after="0"/>
            <w:ind w:left="3720" w:firstLine="0"/>
          </w:pPr>
        </w:pPrChange>
      </w:pPr>
      <w:r>
        <w:rPr>
          <w:rFonts w:ascii="Times New Roman" w:hAnsi="Times New Roman" w:eastAsia="Times New Roman" w:cs="Times New Roman"/>
          <w:color w:val="000000"/>
          <w:sz w:val="28"/>
          <w:szCs w:val="28"/>
        </w:rPr>
        <w:t xml:space="preserve">Ficha técnica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firstLine="0"/>
        <w:jc w:val="center"/>
        <w:rPr>
          <w:rFonts w:ascii="Times New Roman" w:hAnsi="Times New Roman" w:eastAsia="Times New Roman" w:cs="Times New Roman"/>
          <w:color w:val="000000"/>
          <w:sz w:val="28"/>
          <w:szCs w:val="28"/>
        </w:rPr>
        <w:pPrChange w:id="17"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38" w:after="0"/>
            <w:ind w:firstLine="0"/>
            <w:jc w:val="center"/>
          </w:pPr>
        </w:pPrChange>
      </w:pPr>
      <w:r>
        <w:rPr>
          <w:rFonts w:ascii="Times New Roman" w:hAnsi="Times New Roman" w:eastAsia="Times New Roman" w:cs="Times New Roman"/>
          <w:color w:val="000000"/>
          <w:sz w:val="28"/>
          <w:szCs w:val="28"/>
        </w:rPr>
        <w:drawing>
          <wp:inline distT="0" distB="0" distL="0" distR="0">
            <wp:extent cx="3023235" cy="3023235"/>
            <wp:effectExtent l="0" t="0" r="5715" b="5715"/>
            <wp:docPr id="2" name="Picture 2" descr=""/>
            <wp:cNvGraphicFramePr/>
            <a:graphic>
              <a:graphicData uri="http://schemas.openxmlformats.org/drawingml/2006/picture">
                <pic:pic>
                  <pic:nvPicPr>
                    <pic:cNvPr id="0" name="image2.jpg" descr=""/>
                    <pic:cNvPicPr>
                      <a:picLocks noChangeAspect="1" noChangeArrowheads="1"/>
                    </pic:cNvPicPr>
                  </pic:nvPicPr>
                  <pic:blipFill>
                    <a:blip r:embed="rId2"/>
                    <a:stretch>
                      <a:fillRect/>
                    </a:stretch>
                  </pic:blipFill>
                  <pic:spPr bwMode="auto">
                    <a:xfrm>
                      <a:off x="0" y="0"/>
                      <a:ext cx="3023235" cy="3023235"/>
                    </a:xfrm>
                    <a:prstGeom prst="rect">
                      <a:avLst/>
                    </a:prstGeom>
                  </pic:spPr>
                </pic:pic>
              </a:graphicData>
            </a:graphic>
          </wp:inline>
        </w:drawing>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47" w:firstLine="0"/>
        <w:rPr>
          <w:rFonts w:ascii="Times New Roman" w:hAnsi="Times New Roman" w:eastAsia="Times New Roman" w:cs="Times New Roman"/>
          <w:b/>
          <w:bCs/>
          <w:color w:val="000000"/>
        </w:rPr>
        <w:pPrChange w:id="18"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after="0"/>
            <w:ind w:left="47" w:firstLine="0"/>
          </w:pPr>
        </w:pPrChange>
      </w:pPr>
      <w:r>
        <w:rPr>
          <w:rFonts w:ascii="Times New Roman" w:hAnsi="Times New Roman" w:eastAsia="Times New Roman" w:cs="Times New Roman"/>
          <w:b/>
          <w:bCs/>
          <w:color w:val="000000"/>
        </w:rPr>
        <w:t xml:space="preserve">Nome: Délcio Raúl Tchissola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47" w:firstLine="0"/>
        <w:rPr>
          <w:rFonts w:ascii="Times New Roman" w:hAnsi="Times New Roman" w:eastAsia="Times New Roman" w:cs="Times New Roman"/>
          <w:b/>
          <w:bCs/>
          <w:color w:val="000000"/>
        </w:rPr>
        <w:pPrChange w:id="19"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19" w:after="0"/>
            <w:ind w:left="47" w:firstLine="0"/>
          </w:pPr>
        </w:pPrChange>
      </w:pPr>
      <w:r>
        <w:rPr>
          <w:rFonts w:ascii="Times New Roman" w:hAnsi="Times New Roman" w:eastAsia="Times New Roman" w:cs="Times New Roman"/>
          <w:b/>
          <w:bCs/>
          <w:color w:val="000000"/>
        </w:rPr>
        <w:t xml:space="preserve">Nº06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53" w:firstLine="0"/>
        <w:rPr>
          <w:rFonts w:ascii="Times New Roman" w:hAnsi="Times New Roman" w:eastAsia="Times New Roman" w:cs="Times New Roman"/>
          <w:b/>
          <w:bCs/>
          <w:color w:val="000000"/>
        </w:rPr>
        <w:pPrChange w:id="20"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19" w:after="0"/>
            <w:ind w:left="53" w:firstLine="0"/>
          </w:pPr>
        </w:pPrChange>
      </w:pPr>
      <w:r>
        <w:rPr>
          <w:rFonts w:ascii="Times New Roman" w:hAnsi="Times New Roman" w:eastAsia="Times New Roman" w:cs="Times New Roman"/>
          <w:b/>
          <w:bCs/>
          <w:color w:val="000000"/>
        </w:rPr>
        <w:t xml:space="preserve">Curso: Informática de Gestão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52" w:firstLine="0"/>
        <w:rPr>
          <w:rFonts w:ascii="Times New Roman" w:hAnsi="Times New Roman" w:eastAsia="Times New Roman" w:cs="Times New Roman"/>
          <w:b/>
          <w:bCs/>
          <w:color w:val="000000"/>
        </w:rPr>
        <w:pPrChange w:id="21"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0" w:after="0"/>
            <w:ind w:left="52" w:firstLine="0"/>
          </w:pPr>
        </w:pPrChange>
      </w:pPr>
      <w:r>
        <w:rPr>
          <w:rFonts w:ascii="Times New Roman" w:hAnsi="Times New Roman" w:eastAsia="Times New Roman" w:cs="Times New Roman"/>
          <w:b/>
          <w:bCs/>
          <w:color w:val="000000"/>
        </w:rPr>
        <w:t xml:space="preserve">Turma: ATI </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56" w:firstLine="0"/>
        <w:rPr>
          <w:rFonts w:ascii="Times New Roman" w:hAnsi="Times New Roman" w:eastAsia="Times New Roman" w:cs="Times New Roman"/>
          <w:b/>
          <w:bCs/>
          <w:color w:val="000000"/>
        </w:rPr>
        <w:pPrChange w:id="22"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24" w:after="0"/>
            <w:ind w:left="56" w:firstLine="0"/>
          </w:pPr>
        </w:pPrChange>
      </w:pPr>
      <w:r>
        <w:rPr>
          <w:rFonts w:ascii="Times New Roman" w:hAnsi="Times New Roman" w:eastAsia="Times New Roman" w:cs="Times New Roman"/>
          <w:b/>
          <w:bCs/>
          <w:color w:val="000000"/>
        </w:rPr>
        <w:t xml:space="preserve">Sala: 16</w:t>
      </w:r>
    </w:p>
    <w:p>
      <w:pPr>
        <w:widowControl w:val="0"/>
        <w:pBdr>
          <w:top w:val="nil" w:sz="4" w:space="0" w:color="000000"/>
          <w:left w:val="nil" w:sz="4" w:space="0" w:color="000000"/>
          <w:bottom w:val="nil" w:sz="4" w:space="0" w:color="000000"/>
          <w:right w:val="nil" w:sz="4" w:space="0" w:color="000000"/>
          <w:between w:val="nil" w:sz="4" w:space="0" w:color="000000"/>
        </w:pBdr>
        <w:spacing w:before="240" w:after="0" w:line="360" w:lineRule="auto"/>
        <w:ind w:left="53" w:firstLine="0"/>
        <w:rPr>
          <w:rFonts w:ascii="Times New Roman" w:hAnsi="Times New Roman" w:eastAsia="Times New Roman" w:cs="Times New Roman"/>
          <w:b/>
          <w:bCs/>
          <w:color w:val="000000"/>
        </w:rPr>
        <w:pPrChange w:id="23" w:author="Délcio Raúl" w:date="2026-05-19T00:32:00Z">
          <w:pPr>
            <w:widowControl w:val="0"/>
            <w:pBdr>
              <w:top w:val="nil" w:sz="4" w:space="0" w:color="000000"/>
              <w:left w:val="nil" w:sz="4" w:space="0" w:color="000000"/>
              <w:bottom w:val="nil" w:sz="4" w:space="0" w:color="000000"/>
              <w:right w:val="nil" w:sz="4" w:space="0" w:color="000000"/>
              <w:between w:val="nil" w:sz="4" w:space="0" w:color="000000"/>
            </w:pBdr>
            <w:spacing w:before="19" w:after="0"/>
            <w:ind w:left="53" w:firstLine="0"/>
          </w:pPr>
        </w:pPrChange>
      </w:pPr>
      <w:r>
        <w:rPr>
          <w:rFonts w:ascii="Times New Roman" w:hAnsi="Times New Roman" w:eastAsia="Times New Roman" w:cs="Times New Roman"/>
          <w:b/>
          <w:bCs/>
          <w:color w:val="000000"/>
        </w:rPr>
        <w:t xml:space="preserve">Classe: 13ª</w:t>
      </w:r>
    </w:p>
    <w:p>
      <w:pPr>
        <w:pStyle w:val="809"/>
        <w:pBdr/>
        <w:spacing w:before="240" w:after="0" w:line="360" w:lineRule="auto"/>
        <w:ind w:firstLine="0"/>
        <w:rPr>
          <w:rFonts w:ascii="Times New Roman" w:hAnsi="Times New Roman" w:cs="Times New Roman"/>
          <w:color w:val="000000"/>
        </w:rPr>
        <w:pPrChange w:id="24" w:author="Délcio Raúl" w:date="2026-05-19T00:32:00Z">
          <w:pPr>
            <w:pStyle w:val="809"/>
            <w:pBdr/>
          </w:pPr>
        </w:pPrChange>
      </w:pPr>
      <w:r>
        <w:rPr>
          <w:rFonts w:ascii="Times New Roman" w:hAnsi="Times New Roman" w:cs="Times New Roman"/>
          <w:color w:val="000000"/>
        </w:rPr>
        <w:br w:type="page"/>
      </w:r>
      <w:bookmarkStart w:id="0" w:name="_Toc000000011"/>
      <w:r>
        <w:rPr>
          <w:rFonts w:ascii="Times New Roman" w:hAnsi="Times New Roman" w:cs="Times New Roman"/>
          <w:color w:val="000000"/>
        </w:rPr>
        <w:t xml:space="preserve">Dedicatória</w:t>
      </w:r>
      <w:bookmarkEnd w:id="0"/>
    </w:p>
    <w:p>
      <w:pPr>
        <w:pBdr/>
        <w:spacing w:before="240" w:after="0" w:line="360" w:lineRule="auto"/>
        <w:ind w:firstLine="0"/>
        <w:rPr>
          <w:rFonts w:ascii="Times New Roman" w:hAnsi="Times New Roman" w:eastAsia="Times New Roman" w:cs="Times New Roman"/>
          <w:color w:val="000000"/>
        </w:rPr>
        <w:pPrChange w:id="25" w:author="Délcio Raúl" w:date="2026-05-19T00:32:00Z">
          <w:pPr>
            <w:pBdr/>
            <w:spacing w:before="120" w:after="120"/>
            <w:ind w:firstLine="0"/>
          </w:pPr>
        </w:pPrChange>
      </w:pPr>
      <w:r>
        <w:rPr>
          <w:rFonts w:ascii="Times New Roman" w:hAnsi="Times New Roman" w:eastAsia="Times New Roman" w:cs="Times New Roman"/>
          <w:color w:val="000000"/>
        </w:rPr>
        <w:t xml:space="preserve">Dedico este trabalho à minha família, pelo apoio incondicional, paciência e incentivo ao longo de toda a minha jornada académica. Aos meus amigos e colegas, que partilharam os desafios e as conquistas, e a todos os cidadãos angolanos que anseiam por serviços públicos mais eficientes e transparentes, inspirando a busca por soluções tecnológicas que melhorem o quotidiano.</w:t>
      </w:r>
    </w:p>
    <w:p>
      <w:pPr>
        <w:pBdr/>
        <w:spacing w:before="240" w:after="0" w:line="360" w:lineRule="auto"/>
        <w:ind w:firstLine="0"/>
        <w:rPr>
          <w:rFonts w:ascii="Times New Roman" w:hAnsi="Times New Roman" w:cs="Times New Roman"/>
          <w:b/>
          <w:bCs/>
          <w:color w:val="000000"/>
        </w:rPr>
        <w:pPrChange w:id="26" w:author="Délcio Raúl" w:date="2026-05-19T00:32:00Z">
          <w:pPr>
            <w:pBdr/>
          </w:pPr>
        </w:pPrChange>
      </w:pPr>
      <w:r>
        <w:rPr>
          <w:rFonts w:ascii="Times New Roman" w:hAnsi="Times New Roman" w:cs="Times New Roman"/>
          <w:b/>
          <w:bCs/>
          <w:color w:val="000000"/>
        </w:rPr>
        <w:br w:type="page"/>
      </w:r>
    </w:p>
    <w:p>
      <w:pPr>
        <w:pStyle w:val="809"/>
        <w:pBdr/>
        <w:spacing w:before="240" w:after="0" w:line="360" w:lineRule="auto"/>
        <w:ind w:firstLine="0"/>
        <w:rPr>
          <w:rFonts w:ascii="Times New Roman" w:hAnsi="Times New Roman" w:cs="Times New Roman"/>
          <w:color w:val="000000"/>
        </w:rPr>
        <w:pPrChange w:id="27" w:author="Délcio Raúl" w:date="2026-05-19T00:32:00Z">
          <w:pPr>
            <w:pStyle w:val="809"/>
            <w:pBdr/>
          </w:pPr>
        </w:pPrChange>
      </w:pPr>
      <w:bookmarkStart w:id="1" w:name="_Toc000000012"/>
      <w:r>
        <w:rPr>
          <w:rFonts w:ascii="Times New Roman" w:hAnsi="Times New Roman" w:cs="Times New Roman"/>
          <w:color w:val="000000"/>
        </w:rPr>
        <w:t xml:space="preserve">Agradecimentos</w:t>
      </w:r>
      <w:bookmarkEnd w:id="1"/>
    </w:p>
    <w:p>
      <w:pPr>
        <w:pBdr/>
        <w:spacing w:before="240" w:after="0" w:line="360" w:lineRule="auto"/>
        <w:ind w:firstLine="0"/>
        <w:rPr>
          <w:rFonts w:ascii="Times New Roman" w:hAnsi="Times New Roman" w:eastAsia="Times New Roman" w:cs="Times New Roman"/>
          <w:color w:val="000000"/>
        </w:rPr>
        <w:pPrChange w:id="28" w:author="Délcio Raúl" w:date="2026-05-19T00:32:00Z">
          <w:pPr>
            <w:pBdr/>
            <w:spacing w:before="120" w:after="120"/>
            <w:ind w:firstLine="0"/>
          </w:pPr>
        </w:pPrChange>
      </w:pPr>
      <w:r>
        <w:rPr>
          <w:rFonts w:ascii="Times New Roman" w:hAnsi="Times New Roman" w:eastAsia="Times New Roman" w:cs="Times New Roman"/>
          <w:color w:val="000000"/>
        </w:rPr>
        <w:t xml:space="preserve">Em primeiro lugar, agradeço a Deus, pela força e sabedoria concedidas para superar todos os obstáculos.</w:t>
      </w:r>
    </w:p>
    <w:p>
      <w:pPr>
        <w:pBdr/>
        <w:spacing w:before="240" w:after="0" w:line="360" w:lineRule="auto"/>
        <w:ind w:firstLine="0"/>
        <w:rPr>
          <w:rFonts w:ascii="Times New Roman" w:hAnsi="Times New Roman" w:eastAsia="Times New Roman" w:cs="Times New Roman"/>
          <w:color w:val="000000"/>
        </w:rPr>
        <w:pPrChange w:id="29" w:author="Délcio Raúl" w:date="2026-05-19T00:32:00Z">
          <w:pPr>
            <w:pBdr/>
            <w:spacing w:before="120" w:after="120"/>
            <w:ind w:firstLine="0"/>
          </w:pPr>
        </w:pPrChange>
      </w:pPr>
      <w:r>
        <w:rPr>
          <w:rFonts w:ascii="Times New Roman" w:hAnsi="Times New Roman" w:eastAsia="Times New Roman" w:cs="Times New Roman"/>
          <w:color w:val="000000"/>
        </w:rPr>
        <w:t xml:space="preserve">Aos meus pais e familiares, por todo o sacrifício, amor e confiança depositados em mim. Sem o vosso suporte, este caminho seria infinitamente mais difícil.</w:t>
      </w:r>
    </w:p>
    <w:p>
      <w:pPr>
        <w:pBdr/>
        <w:spacing w:before="240" w:after="0" w:line="360" w:lineRule="auto"/>
        <w:ind w:firstLine="0"/>
        <w:rPr>
          <w:rFonts w:ascii="Times New Roman" w:hAnsi="Times New Roman" w:eastAsia="Times New Roman" w:cs="Times New Roman"/>
          <w:color w:val="000000"/>
        </w:rPr>
        <w:pPrChange w:id="30" w:author="Délcio Raúl" w:date="2026-05-19T00:32:00Z">
          <w:pPr>
            <w:pBdr/>
            <w:spacing w:before="120" w:after="120"/>
            <w:ind w:firstLine="0"/>
          </w:pPr>
        </w:pPrChange>
      </w:pPr>
      <w:r>
        <w:rPr>
          <w:rFonts w:ascii="Times New Roman" w:hAnsi="Times New Roman" w:eastAsia="Times New Roman" w:cs="Times New Roman"/>
          <w:color w:val="000000"/>
        </w:rPr>
        <w:t xml:space="preserve">Aos meus professores e orientadores, pelos ensinamentos, pela partilha de conhecimento e pela dedicação incansável em formar profissionais capacitados. Em especial, ao Professor Eugénio Monteiro, pela orientação e paciência.</w:t>
      </w:r>
    </w:p>
    <w:p>
      <w:pPr>
        <w:pBdr/>
        <w:spacing w:before="240" w:after="0" w:line="360" w:lineRule="auto"/>
        <w:ind w:firstLine="0"/>
        <w:rPr>
          <w:rFonts w:ascii="Times New Roman" w:hAnsi="Times New Roman" w:eastAsia="Times New Roman" w:cs="Times New Roman"/>
          <w:color w:val="000000"/>
        </w:rPr>
        <w:pPrChange w:id="31" w:author="Délcio Raúl" w:date="2026-05-19T00:32:00Z">
          <w:pPr>
            <w:pBdr/>
            <w:spacing w:before="120" w:after="120"/>
            <w:ind w:firstLine="0"/>
          </w:pPr>
        </w:pPrChange>
      </w:pPr>
      <w:r>
        <w:rPr>
          <w:rFonts w:ascii="Times New Roman" w:hAnsi="Times New Roman" w:eastAsia="Times New Roman" w:cs="Times New Roman"/>
          <w:color w:val="000000"/>
        </w:rPr>
        <w:t xml:space="preserve">Aos meus amigos e colegas de turma, pela camaradagem, pelas horas de estudo em conjunto e pelo apoio mútuo que foi fundamental para a conclusão desta etapa.</w:t>
      </w:r>
    </w:p>
    <w:p>
      <w:pPr>
        <w:pStyle w:val="809"/>
        <w:pBdr/>
        <w:spacing w:before="240" w:after="0" w:line="360" w:lineRule="auto"/>
        <w:ind w:firstLine="0"/>
        <w:jc w:val="center"/>
        <w:rPr>
          <w:rFonts w:ascii="Times New Roman" w:hAnsi="Times New Roman" w:cs="Times New Roman"/>
          <w:color w:val="000000"/>
        </w:rPr>
        <w:pPrChange w:id="32" w:author="Délcio Raúl" w:date="2026-05-19T00:32:00Z">
          <w:pPr>
            <w:pStyle w:val="809"/>
            <w:pBdr/>
            <w:jc w:val="center"/>
          </w:pPr>
        </w:pPrChange>
      </w:pPr>
      <w:r>
        <w:rPr>
          <w:rFonts w:ascii="Times New Roman" w:hAnsi="Times New Roman" w:cs="Times New Roman"/>
          <w:color w:val="000000"/>
        </w:rPr>
        <w:br w:type="page"/>
      </w:r>
      <w:bookmarkStart w:id="2" w:name="_Toc000000013"/>
      <w:r>
        <w:rPr>
          <w:rFonts w:ascii="Times New Roman" w:hAnsi="Times New Roman" w:cs="Times New Roman"/>
          <w:color w:val="000000"/>
        </w:rPr>
        <w:t xml:space="preserve">Epígrafe</w:t>
      </w:r>
      <w:bookmarkEnd w:id="2"/>
    </w:p>
    <w:p>
      <w:pPr>
        <w:pBdr/>
        <w:spacing w:before="240" w:after="0" w:line="360" w:lineRule="auto"/>
        <w:ind w:firstLine="0"/>
        <w:jc w:val="center"/>
        <w:rPr>
          <w:rFonts w:ascii="Times New Roman" w:hAnsi="Times New Roman" w:cs="Times New Roman"/>
          <w:color w:val="000000"/>
        </w:rPr>
        <w:pPrChange w:id="33"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4"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5"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6"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7"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8"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39"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40"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41" w:author="Délcio Raúl" w:date="2026-05-19T00:32:00Z">
          <w:pPr>
            <w:pBdr/>
            <w:jc w:val="center"/>
          </w:pPr>
        </w:pPrChange>
      </w:pPr>
    </w:p>
    <w:p>
      <w:pPr>
        <w:pBdr/>
        <w:spacing w:before="240" w:after="0" w:line="360" w:lineRule="auto"/>
        <w:ind w:firstLine="0"/>
        <w:jc w:val="center"/>
        <w:rPr>
          <w:rFonts w:ascii="Times New Roman" w:hAnsi="Times New Roman" w:cs="Times New Roman"/>
          <w:color w:val="000000"/>
        </w:rPr>
        <w:pPrChange w:id="42" w:author="Délcio Raúl" w:date="2026-05-19T00:32:00Z">
          <w:pPr>
            <w:pBdr/>
            <w:jc w:val="center"/>
          </w:pPr>
        </w:pPrChange>
      </w:pPr>
    </w:p>
    <w:p>
      <w:pPr>
        <w:pBdr/>
        <w:spacing w:before="240" w:after="0" w:line="360" w:lineRule="auto"/>
        <w:ind w:firstLine="0"/>
        <w:jc w:val="right"/>
        <w:rPr>
          <w:rFonts w:ascii="Times New Roman" w:hAnsi="Times New Roman" w:cs="Times New Roman"/>
          <w:color w:val="000000"/>
        </w:rPr>
        <w:pPrChange w:id="43" w:author="Délcio Raúl" w:date="2026-05-19T00:32:00Z">
          <w:pPr>
            <w:pBdr/>
            <w:jc w:val="right"/>
          </w:pPr>
        </w:pPrChange>
      </w:pPr>
      <w:r>
        <w:rPr>
          <w:rFonts w:ascii="Times New Roman" w:hAnsi="Times New Roman" w:cs="Times New Roman"/>
          <w:color w:val="000000"/>
        </w:rPr>
        <w:t xml:space="preserve">““A educação é a arma mais poderosa que podes usar para mudar o mundo.”</w:t>
      </w:r>
    </w:p>
    <w:p>
      <w:pPr>
        <w:pBdr/>
        <w:spacing w:before="240" w:after="0" w:line="360" w:lineRule="auto"/>
        <w:ind w:firstLine="0"/>
        <w:jc w:val="right"/>
        <w:rPr>
          <w:rFonts w:ascii="Times New Roman" w:hAnsi="Times New Roman" w:cs="Times New Roman"/>
          <w:color w:val="000000"/>
        </w:rPr>
        <w:pPrChange w:id="44" w:author="Délcio Raúl" w:date="2026-05-19T00:32:00Z">
          <w:pPr>
            <w:pBdr/>
            <w:jc w:val="right"/>
          </w:pPr>
        </w:pPrChange>
      </w:pPr>
      <w:r>
        <w:rPr>
          <w:rFonts w:ascii="Times New Roman" w:hAnsi="Times New Roman" w:cs="Times New Roman"/>
          <w:color w:val="000000"/>
        </w:rPr>
        <w:t xml:space="preserve">-Nelson Mandela</w:t>
      </w:r>
    </w:p>
    <w:p>
      <w:pPr>
        <w:pBdr/>
        <w:spacing w:before="240" w:after="0" w:line="360" w:lineRule="auto"/>
        <w:ind w:firstLine="0"/>
        <w:jc w:val="center"/>
        <w:rPr>
          <w:rFonts w:ascii="Times New Roman" w:hAnsi="Times New Roman" w:eastAsia="Times New Roman" w:cs="Times New Roman"/>
          <w:color w:val="000000"/>
          <w:sz w:val="36"/>
          <w:szCs w:val="36"/>
        </w:rPr>
        <w:pPrChange w:id="45" w:author="Délcio Raúl" w:date="2026-05-19T00:32:00Z">
          <w:pPr>
            <w:pBdr/>
            <w:jc w:val="center"/>
          </w:pPr>
        </w:pPrChange>
      </w:pPr>
      <w:r>
        <w:rPr>
          <w:rFonts w:ascii="Times New Roman" w:hAnsi="Times New Roman" w:cs="Times New Roman"/>
          <w:b/>
          <w:bCs/>
          <w:color w:val="000000"/>
        </w:rPr>
        <w:br w:type="page"/>
      </w:r>
    </w:p>
    <w:p>
      <w:pPr>
        <w:pStyle w:val="809"/>
        <w:pBdr/>
        <w:spacing w:before="240" w:after="0" w:line="360" w:lineRule="auto"/>
        <w:ind w:firstLine="0"/>
        <w:rPr>
          <w:ins w:id="46" w:author="Délcio Raúl" w:date="2026-05-18T22:53:00Z"/>
          <w:rFonts w:ascii="Times New Roman" w:hAnsi="Times New Roman" w:cs="Times New Roman"/>
          <w:color w:val="000000"/>
        </w:rPr>
        <w:pPrChange w:id="47" w:author="Délcio Raúl" w:date="2026-05-19T00:32:00Z">
          <w:pPr>
            <w:pBdr/>
            <w:spacing w:before="100" w:beforeAutospacing="1" w:after="100" w:afterAutospacing="1"/>
            <w:ind w:firstLine="0"/>
            <w:outlineLvl w:val="1"/>
          </w:pPr>
        </w:pPrChange>
      </w:pPr>
      <w:bookmarkStart w:id="3" w:name="_Toc000000014"/>
      <w:ins w:id="48" w:author="Délcio Raúl" w:date="2026-05-18T22:53:00Z">
        <w:r>
          <w:rPr>
            <w:rFonts w:ascii="Times New Roman" w:hAnsi="Times New Roman" w:cs="Times New Roman"/>
            <w:color w:val="000000"/>
          </w:rPr>
          <w:t xml:space="preserve">Resumo</w:t>
        </w:r>
      </w:ins>
      <w:bookmarkEnd w:id="3"/>
    </w:p>
    <w:p>
      <w:pPr>
        <w:pBdr/>
        <w:spacing w:before="240" w:after="0" w:line="360" w:lineRule="auto"/>
        <w:ind w:firstLine="0"/>
        <w:rPr>
          <w:ins w:id="49" w:author="Délcio Raúl" w:date="2026-05-18T22:53:00Z"/>
          <w:rFonts w:ascii="Times New Roman" w:hAnsi="Times New Roman" w:eastAsia="Times New Roman" w:cs="Times New Roman"/>
          <w:color w:val="000000"/>
        </w:rPr>
        <w:pPrChange w:id="50" w:author="Délcio Raúl" w:date="2026-05-19T00:32:00Z">
          <w:pPr>
            <w:pBdr/>
            <w:spacing w:before="100" w:beforeAutospacing="1" w:after="100" w:afterAutospacing="1"/>
            <w:ind w:firstLine="0"/>
          </w:pPr>
        </w:pPrChange>
      </w:pPr>
      <w:r>
        <w:rPr>
          <w:rFonts w:ascii="Times New Roman" w:hAnsi="Times New Roman" w:cs="Times New Roman"/>
          <w:color w:val="000000"/>
          <w:sz w:val="24"/>
        </w:rPr>
        <w:t xml:space="preserve">O presente trabalho analisa o ProfSpace, uma plataforma digital de apoio ao trabalho docente, enquanto caso de estudo da disciplina de Projecto Tecnológico. O problema investigado reside na dispersão da informação do trabalho escolar por múltiplos suportes não integrados e na dependência de conectividade contínua que caracteriza muitas das ferramentas digitais disponíveis, num contexto nacional de penetração de internet ainda desigual. O objectivo geral consistiu em analisar o ProfSpace como solução tecnológica, avaliando as suas funcionalidades demonstráveis, o seu posicionamento perante soluções existentes, as tecnologias utilizadas e o seu potencial de viabilidade comercial. A metodologia combinou pesquisa bibliográfica e documental, análise do código-fonte do projecto, análise funcional da aplicação em execução local controlada, comparação qualitativa com onze ferramentas digitais destinadas a professores e análise exploratória do potencial comercial. Os resultados mostram que o ProfSpace integra, num único espaço com controlo de permissões por papel, o ciclo de planificação, registo de presenças, avaliação e consolidação em pautas, incluindo a geração de documentos escolares oficiais em A4 e A3, a exportação para Excel e o funcionamento offline com fila de operações. A comparação indica que nenhuma das onze ferramentas estudadas reúne simultaneamente a gestão do registo escolar e a produção de documentos oficiais, o que sustenta a existência de um espaço de diferenciação. O estudo conclui que o ProfSpace tem valor tecnológico demonstrável e um posicionamento distintivo para o contexto angolano, e que a sua rentabilidade permanece uma hipótese dependente da validação da procura, do modelo de negócio e dos custos de exploração.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4"/>
        </w:rPr>
        <w:t xml:space="preserve">Palavras-chave: </w:t>
      </w:r>
      <w:r>
        <w:rPr>
          <w:rFonts w:ascii="Times New Roman" w:hAnsi="Times New Roman" w:cs="Times New Roman"/>
          <w:color w:val="000000"/>
          <w:sz w:val="24"/>
        </w:rPr>
        <w:t xml:space="preserve">ProfSpace. Educação digital. Gestão docente. Pautas escolares. Viabilidade comercial.</w:t>
        <w:br w:type="page"/>
      </w:r>
      <w:del w:id="51" w:author="Délcio Raúl" w:date="2026-05-18T22:53:00Z">
        <w:r>
          <w:rPr>
            <w:rFonts w:ascii="Times New Roman" w:hAnsi="Times New Roman" w:cs="Times New Roman"/>
            <w:b/>
            <w:bCs/>
            <w:color w:val="000000"/>
          </w:rPr>
          <w:br w:type="page"/>
        </w:r>
      </w:del>
    </w:p>
    <w:p>
      <w:pPr>
        <w:pStyle w:val="809"/>
        <w:pBdr/>
        <w:spacing w:before="240" w:after="0" w:line="360" w:lineRule="auto"/>
        <w:ind w:firstLine="0"/>
        <w:rPr>
          <w:ins w:id="52" w:author="Délcio Raúl" w:date="2026-05-18T23:08:00Z"/>
          <w:rFonts w:ascii="Times New Roman" w:hAnsi="Times New Roman" w:cs="Times New Roman"/>
          <w:color w:val="000000"/>
        </w:rPr>
        <w:pPrChange w:id="53" w:author="Délcio Raúl" w:date="2026-05-19T00:32:00Z">
          <w:pPr>
            <w:pBdr/>
            <w:spacing w:before="100" w:beforeAutospacing="1" w:after="100" w:afterAutospacing="1"/>
            <w:ind w:firstLine="0"/>
            <w:outlineLvl w:val="1"/>
          </w:pPr>
        </w:pPrChange>
      </w:pPr>
      <w:bookmarkStart w:id="4" w:name="_Toc000000015"/>
      <w:ins w:id="54" w:author="Délcio Raúl" w:date="2026-05-18T23:08:00Z">
        <w:r>
          <w:rPr>
            <w:rFonts w:ascii="Times New Roman" w:hAnsi="Times New Roman" w:cs="Times New Roman"/>
            <w:color w:val="000000"/>
          </w:rPr>
          <w:t xml:space="preserve">Abstract</w:t>
        </w:r>
      </w:ins>
      <w:bookmarkEnd w:id="4"/>
    </w:p>
    <w:p>
      <w:pPr>
        <w:pBdr/>
        <w:spacing w:before="240" w:after="0" w:line="360" w:lineRule="auto"/>
        <w:ind w:firstLine="0"/>
        <w:rPr>
          <w:ins w:id="55" w:author="Délcio Raúl" w:date="2026-05-18T23:08:00Z"/>
          <w:rFonts w:ascii="Times New Roman" w:hAnsi="Times New Roman" w:eastAsia="Times New Roman" w:cs="Times New Roman"/>
          <w:color w:val="000000"/>
        </w:rPr>
        <w:pPrChange w:id="56" w:author="Délcio Raúl" w:date="2026-05-19T00:32:00Z">
          <w:pPr>
            <w:pBdr/>
            <w:spacing w:before="100" w:beforeAutospacing="1" w:after="100" w:afterAutospacing="1"/>
            <w:ind w:firstLine="0"/>
          </w:pPr>
        </w:pPrChange>
      </w:pPr>
      <w:r>
        <w:rPr>
          <w:rFonts w:ascii="Times New Roman" w:hAnsi="Times New Roman" w:cs="Times New Roman"/>
          <w:color w:val="000000"/>
          <w:sz w:val="24"/>
        </w:rPr>
        <w:t xml:space="preserve">This paper analyses ProfSpace, a digital platform designed to support teachers' daily work, as a case study for the Projecto Tecnológico course. The problem investigated concerns the dispersion of schoolwork information across multiple non-integrated media and the dependence on continuous connectivity that characterises many available digital tools, in a national context of still unequal internet penetration. The general objective was to analyse ProfSpace as a technological solution, evaluating its demonstrable functionalities, its positioning relative to existing solutions, the technologies employed and its potential commercial viability. The methodology combined bibliographic and documentary research, source-code analysis, local functional execution, qualitative comparison with eleven digital tools for teachers and exploratory analysis of the commercial potential. The results show that ProfSpace integrates, in a single space with role-based permissions, the full cycle of planning, attendance, assessment and consolidation into official school documents in A4 and A3, including Excel export and offline operation with operation queue. The comparison indicates that none of the eleven tools simultaneously combines school-record management with the production of official documents, supporting the existence of a differentiation space. The study concludes that ProfSpace has demonstrable technological value and a distinctive positioning for the Angolan context, and that its profitability remains a hypothesis dependent on demand validation, business model and operating costs.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4"/>
        </w:rPr>
        <w:t xml:space="preserve">Keywords: </w:t>
      </w:r>
      <w:r>
        <w:rPr>
          <w:rFonts w:ascii="Times New Roman" w:hAnsi="Times New Roman" w:cs="Times New Roman"/>
          <w:color w:val="000000"/>
          <w:sz w:val="24"/>
        </w:rPr>
        <w:t xml:space="preserve">ProfSpace. Digital education. Teacher management. School grade reports. Commercial viability.</w:t>
      </w:r>
    </w:p>
    <w:p>
      <w:pPr>
        <w:pStyle w:val="809"/>
        <w:pBdr/>
        <w:spacing w:before="240" w:after="0" w:line="360" w:lineRule="auto"/>
        <w:ind w:firstLine="0"/>
        <w:rPr>
          <w:del w:id="57" w:author="Délcio Raúl" w:date="2026-05-18T23:08:00Z"/>
          <w:rFonts w:ascii="Times New Roman" w:hAnsi="Times New Roman" w:cs="Times New Roman"/>
          <w:color w:val="000000"/>
          <w:lang w:val="en-US"/>
          <w:rPrChange w:id="58" w:author="Délcio Raúl" w:date="2026-05-19T03:54:00Z">
            <w:rPr/>
          </w:rPrChange>
        </w:rPr>
        <w:pPrChange w:id="59" w:author="Délcio Raúl" w:date="2026-05-19T00:32:00Z">
          <w:pPr>
            <w:pStyle w:val="809"/>
            <w:pBdr/>
          </w:pPr>
        </w:pPrChange>
      </w:pPr>
      <w:bookmarkStart w:id="5" w:name="_Toc000000016"/>
      <w:del w:id="60" w:author="Délcio Raúl" w:date="2026-05-18T23:08:00Z">
        <w:r>
          <w:rPr>
            <w:rFonts w:ascii="Times New Roman" w:hAnsi="Times New Roman" w:cs="Times New Roman"/>
            <w:b w:val="0"/>
            <w:bCs w:val="0"/>
            <w:color w:val="000000"/>
            <w:lang w:val="en-US"/>
            <w:rPrChange w:id="61" w:author="Délcio Raúl" w:date="2026-05-19T03:54:00Z">
              <w:rPr>
                <w:b w:val="0"/>
                <w:bCs w:val="0"/>
              </w:rPr>
            </w:rPrChange>
          </w:rPr>
          <w:delText xml:space="preserve">Abstract</w:delText>
        </w:r>
      </w:del>
      <w:bookmarkEnd w:id="5"/>
    </w:p>
    <w:p>
      <w:pPr>
        <w:pBdr/>
        <w:spacing w:before="240" w:after="0" w:line="360" w:lineRule="auto"/>
        <w:ind w:firstLine="0"/>
        <w:rPr>
          <w:del w:id="62" w:author="Délcio Raúl" w:date="2026-05-18T23:08:00Z"/>
          <w:rFonts w:ascii="Times New Roman" w:hAnsi="Times New Roman" w:eastAsia="Times New Roman" w:cs="Times New Roman"/>
          <w:color w:val="000000"/>
          <w:lang w:val="en-US"/>
          <w:rPrChange w:id="63" w:author="Délcio Raúl" w:date="2026-05-19T03:54:00Z">
            <w:rPr>
              <w:rFonts w:eastAsia="Times New Roman"/>
            </w:rPr>
          </w:rPrChange>
        </w:rPr>
        <w:pPrChange w:id="64" w:author="Délcio Raúl" w:date="2026-05-19T00:32:00Z">
          <w:pPr>
            <w:pBdr/>
            <w:spacing w:before="120" w:after="120"/>
            <w:ind w:firstLine="0"/>
          </w:pPr>
        </w:pPrChange>
      </w:pPr>
      <w:del w:id="65" w:author="Délcio Raúl" w:date="2026-05-18T23:08:00Z">
        <w:r>
          <w:rPr>
            <w:rFonts w:ascii="Times New Roman" w:hAnsi="Times New Roman" w:eastAsia="Times New Roman" w:cs="Times New Roman"/>
            <w:color w:val="000000"/>
            <w:lang w:val="en-US"/>
            <w:rPrChange w:id="66" w:author="Délcio Raúl" w:date="2026-05-19T03:54:00Z">
              <w:rPr>
                <w:rFonts w:eastAsia="Times New Roman"/>
              </w:rPr>
            </w:rPrChange>
          </w:rPr>
          <w:delText xml:space="preserve">This work addresses the operational inefficiency and customer service management issues at the National Electricity Distribution Company (ENDE-EP) in Angola. Faced with challenges such as excessive queues, lack of billing transparency, difficulties in debt inquiry, and prepaid energy top-ups, the development of a self-service web platform is proposed. This solution aims to optimize the interaction between ENDE and its customers, allowing for debt inquiry, prepaid energy balance checks, online payments, notification reception, and remote customer support. Through the digitalization and automation of processes, the project seeks to mitigate opportunities for corruption and negligence, improve user satisfaction, and contribute to the company's financial sustainability. The methodology includes analyzing existing problems, designing a robust web architecture, and implementing key functionalities, with the goal of transforming the customer experience and promoting more efficient and transparent management in the Angolan electricity sector.</w:delText>
        </w:r>
      </w:del>
    </w:p>
    <w:p>
      <w:pPr>
        <w:pBdr/>
        <w:spacing w:before="240" w:after="0" w:line="360" w:lineRule="auto"/>
        <w:ind w:firstLine="0"/>
        <w:rPr>
          <w:del w:id="67" w:author="Délcio Raúl" w:date="2026-05-18T23:08:00Z"/>
          <w:rFonts w:ascii="Times New Roman" w:hAnsi="Times New Roman" w:eastAsia="Times New Roman" w:cs="Times New Roman"/>
          <w:color w:val="000000"/>
          <w:sz w:val="12"/>
          <w:szCs w:val="12"/>
          <w:lang w:val="en-US"/>
          <w:rPrChange w:id="68" w:author="Délcio Raúl" w:date="2026-05-19T03:54:00Z">
            <w:rPr>
              <w:rFonts w:eastAsia="Times New Roman"/>
              <w:sz w:val="12"/>
              <w:szCs w:val="12"/>
            </w:rPr>
          </w:rPrChange>
        </w:rPr>
        <w:pPrChange w:id="69" w:author="Délcio Raúl" w:date="2026-05-19T00:32:00Z">
          <w:pPr>
            <w:pBdr/>
            <w:spacing w:after="60"/>
            <w:ind w:firstLine="0"/>
          </w:pPr>
        </w:pPrChange>
      </w:pPr>
    </w:p>
    <w:p>
      <w:pPr>
        <w:pBdr/>
        <w:spacing w:before="240" w:after="0" w:line="360" w:lineRule="auto"/>
        <w:ind w:firstLine="0"/>
        <w:rPr>
          <w:del w:id="70" w:author="Délcio Raúl" w:date="2026-05-18T23:08:00Z"/>
          <w:rFonts w:ascii="Times New Roman" w:hAnsi="Times New Roman" w:eastAsia="Times New Roman" w:cs="Times New Roman"/>
          <w:color w:val="000000"/>
          <w:lang w:val="en-US"/>
          <w:rPrChange w:id="71" w:author="Délcio Raúl" w:date="2026-05-19T03:54:00Z">
            <w:rPr>
              <w:rFonts w:eastAsia="Times New Roman"/>
            </w:rPr>
          </w:rPrChange>
        </w:rPr>
        <w:pPrChange w:id="72" w:author="Délcio Raúl" w:date="2026-05-19T00:32:00Z">
          <w:pPr>
            <w:pBdr/>
            <w:spacing w:before="120" w:after="120"/>
            <w:ind w:firstLine="0"/>
          </w:pPr>
        </w:pPrChange>
      </w:pPr>
      <w:del w:id="73" w:author="Délcio Raúl" w:date="2026-05-18T23:08:00Z">
        <w:r>
          <w:rPr>
            <w:rFonts w:ascii="Times New Roman" w:hAnsi="Times New Roman" w:eastAsia="Times New Roman" w:cs="Times New Roman"/>
            <w:b/>
            <w:bCs/>
            <w:color w:val="000000"/>
            <w:lang w:val="en-US"/>
            <w:rPrChange w:id="74" w:author="Délcio Raúl" w:date="2026-05-19T03:54:00Z">
              <w:rPr>
                <w:rFonts w:eastAsia="Times New Roman"/>
                <w:b/>
                <w:bCs/>
              </w:rPr>
            </w:rPrChange>
          </w:rPr>
          <w:delText xml:space="preserve">Keywords:</w:delText>
        </w:r>
      </w:del>
      <w:del w:id="75" w:author="Délcio Raúl" w:date="2026-05-18T23:08:00Z">
        <w:r>
          <w:rPr>
            <w:rFonts w:ascii="Times New Roman" w:hAnsi="Times New Roman" w:eastAsia="Times New Roman" w:cs="Times New Roman"/>
            <w:color w:val="000000"/>
            <w:lang w:val="en-US"/>
            <w:rPrChange w:id="76" w:author="Délcio Raúl" w:date="2026-05-19T03:54:00Z">
              <w:rPr>
                <w:rFonts w:eastAsia="Times New Roman"/>
              </w:rPr>
            </w:rPrChange>
          </w:rPr>
          <w:delText xml:space="preserve"> ENDE, Energy Management, Web Platform, Customer Service, Online Payments, Transparency, Angola.</w:delText>
        </w:r>
      </w:del>
    </w:p>
    <w:p>
      <w:pPr>
        <w:pBdr/>
        <w:spacing w:before="240" w:after="0" w:line="360" w:lineRule="auto"/>
        <w:ind w:firstLine="0"/>
        <w:rPr>
          <w:rFonts w:ascii="Times New Roman" w:hAnsi="Times New Roman" w:cs="Times New Roman"/>
          <w:b/>
          <w:bCs/>
          <w:color w:val="000000"/>
          <w:lang w:val="en-US"/>
          <w:rPrChange w:id="77" w:author="Délcio Raúl" w:date="2026-05-19T03:54:00Z">
            <w:rPr>
              <w:b/>
              <w:bCs/>
              <w:color w:val="000000"/>
            </w:rPr>
          </w:rPrChange>
        </w:rPr>
        <w:pPrChange w:id="78" w:author="Délcio Raúl" w:date="2026-05-19T00:32:00Z">
          <w:pPr>
            <w:pBdr/>
          </w:pPr>
        </w:pPrChange>
      </w:pPr>
      <w:r>
        <w:rPr>
          <w:rFonts w:ascii="Times New Roman" w:hAnsi="Times New Roman" w:cs="Times New Roman"/>
          <w:b/>
          <w:bCs/>
          <w:color w:val="000000"/>
          <w:lang w:val="en-US"/>
          <w:rPrChange w:id="79" w:author="Délcio Raúl" w:date="2026-05-19T03:54:00Z">
            <w:rPr>
              <w:b/>
              <w:bCs/>
              <w:color w:val="000000"/>
            </w:rPr>
          </w:rPrChange>
        </w:rPr>
        <w:br w:type="page"/>
      </w:r>
    </w:p>
    <w:p>
      <w:pPr>
        <w:keepNext/>
        <w:pBdr/>
        <w:spacing w:before="240" w:after="0" w:line="360" w:lineRule="auto"/>
        <w:ind w:firstLine="0"/>
        <w:outlineLvl w:val="0"/>
        <w:rPr>
          <w:rFonts w:ascii="Times New Roman" w:hAnsi="Times New Roman" w:eastAsia="Times New Roman" w:cs="Times New Roman"/>
          <w:b/>
          <w:bCs/>
          <w:color w:val="000000"/>
          <w:sz w:val="36"/>
          <w:szCs w:val="36"/>
        </w:rPr>
        <w:pPrChange w:id="80" w:author="Délcio Raúl" w:date="2026-05-19T00:32:00Z">
          <w:pPr>
            <w:keepNext/>
            <w:pBdr/>
            <w:spacing w:before="480" w:after="240"/>
            <w:ind w:firstLine="0"/>
            <w:outlineLvl w:val="0"/>
          </w:pPr>
        </w:pPrChange>
      </w:pPr>
      <w:r>
        <w:rPr>
          <w:rFonts w:ascii="Times New Roman" w:hAnsi="Times New Roman" w:eastAsia="Times New Roman" w:cs="Times New Roman"/>
          <w:b/>
          <w:bCs/>
          <w:color w:val="000000"/>
          <w:sz w:val="36"/>
          <w:szCs w:val="36"/>
        </w:rPr>
        <w:t xml:space="preserve">Lista de abreviaturas e siglas</w:t>
      </w:r>
    </w:p>
    <w:p>
      <w:pPr>
        <w:pBdr/>
        <w:spacing w:before="240" w:after="0"/>
        <w:ind w:firstLine="0"/>
        <w:rPr>
          <w:ins w:id="81" w:author="Délcio Raúl" w:date="2026-05-19T01:40:00Z"/>
          <w:rFonts w:ascii="Times New Roman" w:hAnsi="Times New Roman" w:cs="Times New Roman"/>
          <w:color w:val="000000"/>
        </w:rPr>
        <w:pPrChange w:id="82" w:author="Délcio Raúl" w:date="2026-05-19T01:40:00Z">
          <w:pPr>
            <w:keepNext/>
            <w:pBdr/>
            <w:spacing w:before="480" w:after="240" w:line="360" w:lineRule="auto"/>
            <w:ind w:firstLine="0"/>
            <w:outlineLvl w:val="0"/>
          </w:pPr>
        </w:pPrChange>
      </w:pPr>
      <w:r>
        <w:rPr>
          <w:rFonts w:ascii="Times New Roman" w:hAnsi="Times New Roman" w:cs="Times New Roman"/>
          <w:b/>
          <w:color w:val="000000"/>
          <w:sz w:val="22"/>
        </w:rPr>
        <w:t xml:space="preserve">A4 / A3 — </w:t>
      </w:r>
      <w:r>
        <w:rPr>
          <w:rFonts w:ascii="Times New Roman" w:hAnsi="Times New Roman" w:cs="Times New Roman"/>
          <w:color w:val="000000"/>
          <w:sz w:val="22"/>
        </w:rPr>
        <w:t xml:space="preserve">Formatos normalizados de papel, definidos pela norma ISO 216, utilizados na impressão de pautas escolares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APA — </w:t>
      </w:r>
      <w:r>
        <w:rPr>
          <w:rFonts w:ascii="Times New Roman" w:hAnsi="Times New Roman" w:cs="Times New Roman"/>
          <w:color w:val="000000"/>
          <w:sz w:val="22"/>
        </w:rPr>
        <w:t xml:space="preserve">American Psychological Association — norma de citação e referência bibliográfica</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API — </w:t>
      </w:r>
      <w:r>
        <w:rPr>
          <w:rFonts w:ascii="Times New Roman" w:hAnsi="Times New Roman" w:cs="Times New Roman"/>
          <w:color w:val="000000"/>
          <w:sz w:val="22"/>
        </w:rPr>
        <w:t xml:space="preserve">Application Programming Interface — Interface de Programação de Aplicações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CSS — </w:t>
      </w:r>
      <w:r>
        <w:rPr>
          <w:rFonts w:ascii="Times New Roman" w:hAnsi="Times New Roman" w:cs="Times New Roman"/>
          <w:color w:val="000000"/>
          <w:sz w:val="22"/>
        </w:rPr>
        <w:t xml:space="preserve">Cascading Style Sheets — folhas de estilo em cascata</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DNS — </w:t>
      </w:r>
      <w:r>
        <w:rPr>
          <w:rFonts w:ascii="Times New Roman" w:hAnsi="Times New Roman" w:cs="Times New Roman"/>
          <w:color w:val="000000"/>
          <w:sz w:val="22"/>
        </w:rPr>
        <w:t xml:space="preserve">Domain Name System — Sistema de Nomes de Domínio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HMAC — </w:t>
      </w:r>
      <w:r>
        <w:rPr>
          <w:rFonts w:ascii="Times New Roman" w:hAnsi="Times New Roman" w:cs="Times New Roman"/>
          <w:color w:val="000000"/>
          <w:sz w:val="22"/>
        </w:rPr>
        <w:t xml:space="preserve">Hash-based Message Authentication Code — código de autenticação baseado em hash</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HTTPS — </w:t>
      </w:r>
      <w:r>
        <w:rPr>
          <w:rFonts w:ascii="Times New Roman" w:hAnsi="Times New Roman" w:cs="Times New Roman"/>
          <w:color w:val="000000"/>
          <w:sz w:val="22"/>
        </w:rPr>
        <w:t xml:space="preserve">Hypertext Transfer Protocol Secure — protocolo seguro de transferência de hipertexto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HTML — </w:t>
      </w:r>
      <w:r>
        <w:rPr>
          <w:rFonts w:ascii="Times New Roman" w:hAnsi="Times New Roman" w:cs="Times New Roman"/>
          <w:color w:val="000000"/>
          <w:sz w:val="22"/>
        </w:rPr>
        <w:t xml:space="preserve">Hypertext Markup Language — linguagem de marcação de hipertexto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HTTP — </w:t>
      </w:r>
      <w:r>
        <w:rPr>
          <w:rFonts w:ascii="Times New Roman" w:hAnsi="Times New Roman" w:cs="Times New Roman"/>
          <w:color w:val="000000"/>
          <w:sz w:val="22"/>
        </w:rPr>
        <w:t xml:space="preserve">Hypertext Transfer Protocol — protocolo de transferência de hipertexto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IDE — </w:t>
      </w:r>
      <w:r>
        <w:rPr>
          <w:rFonts w:ascii="Times New Roman" w:hAnsi="Times New Roman" w:cs="Times New Roman"/>
          <w:color w:val="000000"/>
          <w:sz w:val="22"/>
        </w:rPr>
        <w:t xml:space="preserve">Integrated Development Environment — Ambiente de Desenvolvimento Integrado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IP — </w:t>
      </w:r>
      <w:r>
        <w:rPr>
          <w:rFonts w:ascii="Times New Roman" w:hAnsi="Times New Roman" w:cs="Times New Roman"/>
          <w:color w:val="000000"/>
          <w:sz w:val="22"/>
        </w:rPr>
        <w:t xml:space="preserve">Internet Protocol — protocolo de Internet</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JS — </w:t>
      </w:r>
      <w:r>
        <w:rPr>
          <w:rFonts w:ascii="Times New Roman" w:hAnsi="Times New Roman" w:cs="Times New Roman"/>
          <w:color w:val="000000"/>
          <w:sz w:val="22"/>
        </w:rPr>
        <w:t xml:space="preserve">JavaScript — linguagem de programação interpretada</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JSON — </w:t>
      </w:r>
      <w:r>
        <w:rPr>
          <w:rFonts w:ascii="Times New Roman" w:hAnsi="Times New Roman" w:cs="Times New Roman"/>
          <w:color w:val="000000"/>
          <w:sz w:val="22"/>
        </w:rPr>
        <w:t xml:space="preserve">JavaScript Object Notation — formato de troca de dados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N/I — </w:t>
      </w:r>
      <w:r>
        <w:rPr>
          <w:rFonts w:ascii="Times New Roman" w:hAnsi="Times New Roman" w:cs="Times New Roman"/>
          <w:color w:val="000000"/>
          <w:sz w:val="22"/>
        </w:rPr>
        <w:t xml:space="preserve">Não Identificado — classificação atribuída quando uma funcionalidade não foi encontrada nas fontes consultadas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Node.js — </w:t>
      </w:r>
      <w:r>
        <w:rPr>
          <w:rFonts w:ascii="Times New Roman" w:hAnsi="Times New Roman" w:cs="Times New Roman"/>
          <w:color w:val="000000"/>
          <w:sz w:val="22"/>
        </w:rPr>
        <w:t xml:space="preserve">Ambiente de execução de JavaScript no servidor, construído sobre o motor V8</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PDF — </w:t>
      </w:r>
      <w:r>
        <w:rPr>
          <w:rFonts w:ascii="Times New Roman" w:hAnsi="Times New Roman" w:cs="Times New Roman"/>
          <w:color w:val="000000"/>
          <w:sz w:val="22"/>
        </w:rPr>
        <w:t xml:space="preserve">Portable Document Format — formato portável de documento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PWA — </w:t>
      </w:r>
      <w:r>
        <w:rPr>
          <w:rFonts w:ascii="Times New Roman" w:hAnsi="Times New Roman" w:cs="Times New Roman"/>
          <w:color w:val="000000"/>
          <w:sz w:val="22"/>
        </w:rPr>
        <w:t xml:space="preserve">Progressive Web App — aplicação web progressiva com capacidade offline</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scrypt — </w:t>
      </w:r>
      <w:r>
        <w:rPr>
          <w:rFonts w:ascii="Times New Roman" w:hAnsi="Times New Roman" w:cs="Times New Roman"/>
          <w:color w:val="000000"/>
          <w:sz w:val="22"/>
        </w:rPr>
        <w:t xml:space="preserve">Função de derivação de chave protegida contra ataques de hardware dedicado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SaaS — </w:t>
      </w:r>
      <w:r>
        <w:rPr>
          <w:rFonts w:ascii="Times New Roman" w:hAnsi="Times New Roman" w:cs="Times New Roman"/>
          <w:color w:val="000000"/>
          <w:sz w:val="22"/>
        </w:rPr>
        <w:t xml:space="preserve">Software as a Service — software como serviço</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SQL — </w:t>
      </w:r>
      <w:r>
        <w:rPr>
          <w:rFonts w:ascii="Times New Roman" w:hAnsi="Times New Roman" w:cs="Times New Roman"/>
          <w:color w:val="000000"/>
          <w:sz w:val="22"/>
        </w:rPr>
        <w:t xml:space="preserve">Structured Query Language — linguagem de consulta estruturada</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TOC — </w:t>
      </w:r>
      <w:r>
        <w:rPr>
          <w:rFonts w:ascii="Times New Roman" w:hAnsi="Times New Roman" w:cs="Times New Roman"/>
          <w:color w:val="000000"/>
          <w:sz w:val="22"/>
        </w:rPr>
        <w:t xml:space="preserve">Table of Contents — tabela de conteúdos</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UI — </w:t>
      </w:r>
      <w:r>
        <w:rPr>
          <w:rFonts w:ascii="Times New Roman" w:hAnsi="Times New Roman" w:cs="Times New Roman"/>
          <w:color w:val="000000"/>
          <w:sz w:val="22"/>
        </w:rPr>
        <w:t xml:space="preserve">User Interface — interface do utilizador</w:t>
      </w:r>
    </w:p>
    <w:p>
      <w:pPr>
        <w:pBdr/>
        <w:spacing w:before="240" w:after="0"/>
        <w:ind w:firstLine="0"/>
        <w:rPr>
          <w:rFonts w:ascii="Times New Roman" w:hAnsi="Times New Roman" w:cs="Times New Roman"/>
          <w:color w:val="000000"/>
        </w:rPr>
      </w:pPr>
      <w:r>
        <w:rPr>
          <w:rFonts w:ascii="Times New Roman" w:hAnsi="Times New Roman" w:cs="Times New Roman"/>
          <w:b/>
          <w:color w:val="000000"/>
          <w:sz w:val="22"/>
        </w:rPr>
        <w:t xml:space="preserve">UX — </w:t>
      </w:r>
      <w:r>
        <w:rPr>
          <w:rFonts w:ascii="Times New Roman" w:hAnsi="Times New Roman" w:cs="Times New Roman"/>
          <w:color w:val="000000"/>
          <w:sz w:val="22"/>
        </w:rPr>
        <w:t xml:space="preserve">User Experience — experiência do utilizador</w:t>
      </w:r>
    </w:p>
    <w:p>
      <w:pPr>
        <w:pBdr/>
        <w:spacing w:before="240" w:after="0"/>
        <w:ind w:firstLine="0"/>
        <w:rPr>
          <w:rFonts w:ascii="Times New Roman" w:hAnsi="Times New Roman" w:cs="Times New Roman"/>
          <w:color w:val="000000"/>
          <w:sz w:val="22"/>
          <w:szCs w:val="22"/>
          <w:highlight w:val="none"/>
        </w:rPr>
      </w:pPr>
      <w:r>
        <w:rPr>
          <w:rFonts w:ascii="Times New Roman" w:hAnsi="Times New Roman" w:cs="Times New Roman"/>
          <w:b/>
          <w:color w:val="000000"/>
          <w:sz w:val="22"/>
        </w:rPr>
        <w:t xml:space="preserve">V8 — </w:t>
      </w:r>
      <w:r>
        <w:rPr>
          <w:rFonts w:ascii="Times New Roman" w:hAnsi="Times New Roman" w:cs="Times New Roman"/>
          <w:color w:val="000000"/>
          <w:sz w:val="22"/>
        </w:rPr>
        <w:t xml:space="preserve">Motor de JavaScript desenvolvido pela Google, base do Node.js</w:t>
      </w:r>
    </w:p>
    <w:p>
      <w:pPr>
        <w:pBdr/>
        <w:rPr>
          <w:rFonts w:ascii="Times New Roman" w:hAnsi="Times New Roman" w:cs="Times New Roman"/>
          <w:color w:val="000000"/>
          <w:sz w:val="22"/>
          <w:szCs w:val="22"/>
          <w:highlight w:val="none"/>
        </w:rPr>
      </w:pPr>
      <w:r>
        <w:rPr>
          <w:rFonts w:ascii="Times New Roman" w:hAnsi="Times New Roman" w:cs="Times New Roman"/>
          <w:color w:val="000000"/>
          <w:sz w:val="22"/>
          <w:szCs w:val="22"/>
          <w:highlight w:val="none"/>
        </w:rPr>
        <w:br w:type="page"/>
      </w:r>
    </w:p>
    <w:p>
      <w:pPr>
        <w:pStyle w:val="820"/>
        <w:pBdr/>
        <w:ind w:firstLine="0"/>
        <w:jc w:val="both"/>
        <w:rPr>
          <w:rFonts w:ascii="Times New Roman" w:hAnsi="Times New Roman" w:cs="Times New Roman"/>
          <w:b/>
          <w:bCs/>
          <w:color w:val="000000"/>
          <w:sz w:val="36"/>
          <w:szCs w:val="36"/>
        </w:rPr>
      </w:pPr>
      <w:r>
        <w:rPr>
          <w:rFonts w:ascii="Times New Roman" w:hAnsi="Times New Roman" w:cs="Times New Roman"/>
          <w:b/>
          <w:bCs/>
          <w:color w:val="000000"/>
          <w:sz w:val="36"/>
          <w:szCs w:val="36"/>
          <w:highlight w:val="none"/>
          <w:lang w:val="pt-BR"/>
        </w:rPr>
        <w:t xml:space="preserve">Sumário</w:t>
      </w:r>
    </w:p>
    <w:sdt>
      <w:sdtPr>
        <w:docPartObj>
          <w:docPartGallery w:val="Table of Contents"/>
          <w:docPartUnique/>
        </w:docPartObj>
      </w:sdtPr>
      <w:sdtContent>
        <w:p>
          <w:pPr>
            <w:pStyle w:val="867"/>
            <w:pBdr/>
            <w:tabs>
              <w:tab w:val="right" w:leader="dot" w:pos="9071"/>
            </w:tabs>
            <w:rPr>
              <w:rFonts w:ascii="Times New Roman" w:hAnsi="Times New Roman" w:cs="Times New Roman"/>
              <w:color w:val="000000"/>
            </w:rPr>
          </w:pPr>
        </w:p>
        <w:p>
          <w:pPr>
            <w:pStyle w:val="TOC1"/>
            <w:tabs>
              <w:tab w:val="right" w:leader="dot" w:pos="9061"/>
            </w:tabs>
          </w:pPr>
          <w:r>
            <w:rPr>
              <w:rFonts w:ascii="Times New Roman" w:hAnsi="Times New Roman" w:cs="Times New Roman"/>
              <w:color w:val="000000"/>
            </w:rPr>
            <w:fldChar w:fldCharType="begin"/>
          </w:r>
          <w:r>
            <w:rPr>
              <w:rFonts w:ascii="Times New Roman" w:hAnsi="Times New Roman" w:cs="Times New Roman"/>
              <w:color w:val="000000"/>
            </w:rPr>
            <w:instrText xml:space="preserve"> TOC \o "1-9" \h </w:instrText>
          </w:r>
          <w:r>
            <w:rPr>
              <w:rFonts w:ascii="Times New Roman" w:hAnsi="Times New Roman" w:cs="Times New Roman"/>
              <w:color w:val="000000"/>
            </w:rPr>
            <w:fldChar w:fldCharType="separate"/>
          </w:r>
          <w:hyperlink w:anchor="_Toc000000011" w:history="1">
            <w:r>
              <w:t xml:space="preserve">Dedicatória</w:t>
              <w:tab/>
              <w:t xml:space="preserve">4</w:t>
            </w:r>
          </w:hyperlink>
        </w:p>
        <w:p>
          <w:pPr>
            <w:pStyle w:val="TOC1"/>
            <w:tabs>
              <w:tab w:val="right" w:leader="dot" w:pos="9061"/>
            </w:tabs>
          </w:pPr>
          <w:hyperlink w:anchor="_Toc000000012" w:history="1">
            <w:r>
              <w:t xml:space="preserve">Agradecimentos</w:t>
              <w:tab/>
              <w:t xml:space="preserve">5</w:t>
            </w:r>
          </w:hyperlink>
        </w:p>
        <w:p>
          <w:pPr>
            <w:pStyle w:val="TOC1"/>
            <w:tabs>
              <w:tab w:val="right" w:leader="dot" w:pos="9061"/>
            </w:tabs>
          </w:pPr>
          <w:hyperlink w:anchor="_Toc000000013" w:history="1">
            <w:r>
              <w:t xml:space="preserve">Epígrafe</w:t>
              <w:tab/>
              <w:t xml:space="preserve">6</w:t>
            </w:r>
          </w:hyperlink>
        </w:p>
        <w:p>
          <w:pPr>
            <w:pStyle w:val="TOC1"/>
            <w:tabs>
              <w:tab w:val="right" w:leader="dot" w:pos="9061"/>
            </w:tabs>
          </w:pPr>
          <w:hyperlink w:anchor="_Toc000000014" w:history="1">
            <w:r>
              <w:t xml:space="preserve">Resumo</w:t>
              <w:tab/>
              <w:t xml:space="preserve">7</w:t>
            </w:r>
          </w:hyperlink>
        </w:p>
        <w:p>
          <w:pPr>
            <w:pStyle w:val="TOC1"/>
            <w:tabs>
              <w:tab w:val="right" w:leader="dot" w:pos="9061"/>
            </w:tabs>
          </w:pPr>
          <w:hyperlink w:anchor="_Toc000000015" w:history="1">
            <w:r>
              <w:t xml:space="preserve">Abstract</w:t>
              <w:tab/>
              <w:t xml:space="preserve">8</w:t>
            </w:r>
          </w:hyperlink>
        </w:p>
        <w:p>
          <w:pPr>
            <w:pStyle w:val="TOC1"/>
            <w:tabs>
              <w:tab w:val="right" w:leader="dot" w:pos="9061"/>
            </w:tabs>
          </w:pPr>
          <w:hyperlink w:anchor="_Toc000000016" w:history="1">
            <w:r>
              <w:t xml:space="preserve">Abstract</w:t>
              <w:tab/>
              <w:t xml:space="preserve">8</w:t>
            </w:r>
          </w:hyperlink>
        </w:p>
        <w:p>
          <w:pPr>
            <w:pStyle w:val="TOC1"/>
            <w:tabs>
              <w:tab w:val="right" w:leader="dot" w:pos="9061"/>
            </w:tabs>
          </w:pPr>
          <w:hyperlink w:anchor="_Toc000000017" w:history="1">
            <w:r>
              <w:t xml:space="preserve">Introdução</w:t>
              <w:tab/>
              <w:t xml:space="preserve">13</w:t>
            </w:r>
          </w:hyperlink>
        </w:p>
        <w:p>
          <w:pPr>
            <w:pStyle w:val="TOC1"/>
            <w:tabs>
              <w:tab w:val="right" w:leader="dot" w:pos="9061"/>
            </w:tabs>
          </w:pPr>
          <w:hyperlink w:anchor="_Toc000000018" w:history="1">
            <w:r>
              <w:t xml:space="preserve">Problemática</w:t>
              <w:tab/>
              <w:t xml:space="preserve">15</w:t>
            </w:r>
          </w:hyperlink>
        </w:p>
        <w:p>
          <w:pPr>
            <w:pStyle w:val="TOC1"/>
            <w:tabs>
              <w:tab w:val="right" w:leader="dot" w:pos="9061"/>
            </w:tabs>
          </w:pPr>
          <w:hyperlink w:anchor="_Toc000000019" w:history="1">
            <w:r>
              <w:t xml:space="preserve">Objetivos</w:t>
              <w:tab/>
              <w:t xml:space="preserve">16</w:t>
            </w:r>
          </w:hyperlink>
        </w:p>
        <w:p>
          <w:pPr>
            <w:pStyle w:val="TOC2"/>
            <w:tabs>
              <w:tab w:val="right" w:leader="dot" w:pos="9061"/>
            </w:tabs>
          </w:pPr>
          <w:hyperlink w:anchor="_Toc000000020" w:history="1">
            <w:r>
              <w:t xml:space="preserve">Objetivo Geral</w:t>
              <w:tab/>
              <w:t xml:space="preserve">16</w:t>
            </w:r>
          </w:hyperlink>
        </w:p>
        <w:p>
          <w:pPr>
            <w:pStyle w:val="TOC2"/>
            <w:tabs>
              <w:tab w:val="right" w:leader="dot" w:pos="9061"/>
            </w:tabs>
          </w:pPr>
          <w:hyperlink w:anchor="_Toc000000021" w:history="1">
            <w:r>
              <w:t xml:space="preserve">Objetivos Específicos</w:t>
              <w:tab/>
              <w:t xml:space="preserve">16</w:t>
            </w:r>
          </w:hyperlink>
        </w:p>
        <w:p>
          <w:pPr>
            <w:pStyle w:val="TOC1"/>
            <w:tabs>
              <w:tab w:val="right" w:leader="dot" w:pos="9061"/>
            </w:tabs>
          </w:pPr>
          <w:hyperlink w:anchor="_Toc000000022" w:history="1">
            <w:r>
              <w:t xml:space="preserve">CAPÍTULO 1: ESTUDO COMPARADO DO TEMA, DIFERENCIAÇÃO E POTENCIAL COMERCIAL</w:t>
              <w:tab/>
              <w:t xml:space="preserve">17</w:t>
            </w:r>
          </w:hyperlink>
        </w:p>
        <w:p>
          <w:pPr>
            <w:pStyle w:val="TOC2"/>
            <w:tabs>
              <w:tab w:val="right" w:leader="dot" w:pos="9061"/>
            </w:tabs>
          </w:pPr>
          <w:hyperlink w:anchor="_Toc000000023" w:history="1">
            <w:r>
              <w:t xml:space="preserve">1.1 CONTEXTUALIZAÇÃO DO PROBLEMA</w:t>
              <w:tab/>
              <w:t xml:space="preserve">18</w:t>
            </w:r>
          </w:hyperlink>
        </w:p>
        <w:p>
          <w:pPr>
            <w:pStyle w:val="TOC2"/>
            <w:tabs>
              <w:tab w:val="right" w:leader="dot" w:pos="9061"/>
            </w:tabs>
          </w:pPr>
          <w:hyperlink w:anchor="_Toc000000024" w:history="1">
            <w:r>
              <w:t xml:space="preserve">1.2 SISTEMAS E FERRAMENTAS COMPARADORAS</w:t>
              <w:tab/>
              <w:t xml:space="preserve">18</w:t>
            </w:r>
          </w:hyperlink>
        </w:p>
        <w:p>
          <w:pPr>
            <w:pStyle w:val="TOC2"/>
            <w:tabs>
              <w:tab w:val="right" w:leader="dot" w:pos="9061"/>
            </w:tabs>
          </w:pPr>
          <w:hyperlink w:anchor="_Toc000000025" w:history="1">
            <w:r>
              <w:t xml:space="preserve">1.3 ANÁLISE FUNCIONAL E CLASSIFICAÇÃO DOS COMPARADORES</w:t>
              <w:tab/>
              <w:t xml:space="preserve">19</w:t>
            </w:r>
          </w:hyperlink>
        </w:p>
        <w:p>
          <w:pPr>
            <w:pStyle w:val="TOC2"/>
            <w:tabs>
              <w:tab w:val="right" w:leader="dot" w:pos="9061"/>
            </w:tabs>
          </w:pPr>
          <w:hyperlink w:anchor="_Toc000000026" w:history="1">
            <w:r>
              <w:t xml:space="preserve">1.4 DIFERENCIAÇÃO DO PROFSPACE</w:t>
              <w:tab/>
              <w:t xml:space="preserve">20</w:t>
            </w:r>
          </w:hyperlink>
        </w:p>
        <w:p>
          <w:pPr>
            <w:pStyle w:val="TOC2"/>
            <w:tabs>
              <w:tab w:val="right" w:leader="dot" w:pos="9061"/>
            </w:tabs>
          </w:pPr>
          <w:hyperlink w:anchor="_Toc000000027" w:history="1">
            <w:r>
              <w:t xml:space="preserve">1.5 PROFSPACE COMO PRODUTO COMERCIAL</w:t>
              <w:tab/>
              <w:t xml:space="preserve">24</w:t>
            </w:r>
          </w:hyperlink>
        </w:p>
        <w:p>
          <w:pPr>
            <w:pStyle w:val="TOC2"/>
            <w:tabs>
              <w:tab w:val="right" w:leader="dot" w:pos="9061"/>
            </w:tabs>
          </w:pPr>
          <w:hyperlink w:anchor="_Toc000000028" w:history="1">
            <w:r>
              <w:t xml:space="preserve">1.6 SÍNTESE DO CAPÍTULO</w:t>
              <w:tab/>
              <w:t xml:space="preserve">25</w:t>
            </w:r>
          </w:hyperlink>
        </w:p>
        <w:p>
          <w:pPr>
            <w:pStyle w:val="TOC1"/>
            <w:tabs>
              <w:tab w:val="right" w:leader="dot" w:pos="9061"/>
            </w:tabs>
          </w:pPr>
          <w:hyperlink w:anchor="_Toc000000029" w:history="1">
            <w:r>
              <w:t xml:space="preserve">CAPÍTULO 2: TECNOLOGIAS UTILIZADAS E ESTUDO COMPARADO DAS TECNOLOGIAS</w:t>
              <w:tab/>
              <w:t xml:space="preserve">27</w:t>
            </w:r>
          </w:hyperlink>
        </w:p>
        <w:p>
          <w:pPr>
            <w:pStyle w:val="TOC2"/>
            <w:tabs>
              <w:tab w:val="right" w:leader="dot" w:pos="9061"/>
            </w:tabs>
          </w:pPr>
          <w:hyperlink w:anchor="_Toc000000030" w:history="1">
            <w:r>
              <w:t xml:space="preserve">2.1 TECNOLOGIAS UTILIZADAS NO PROFSPACE</w:t>
              <w:tab/>
              <w:t xml:space="preserve">28</w:t>
            </w:r>
          </w:hyperlink>
        </w:p>
        <w:p>
          <w:pPr>
            <w:pStyle w:val="TOC3"/>
            <w:tabs>
              <w:tab w:val="right" w:leader="dot" w:pos="9061"/>
            </w:tabs>
          </w:pPr>
          <w:hyperlink w:anchor="_Toc000000031" w:history="1">
            <w:r>
              <w:t xml:space="preserve">2.1.1 Linguagens e ambiente de execução</w:t>
              <w:tab/>
              <w:t xml:space="preserve">28</w:t>
            </w:r>
          </w:hyperlink>
        </w:p>
        <w:p>
          <w:pPr>
            <w:pStyle w:val="TOC3"/>
            <w:tabs>
              <w:tab w:val="right" w:leader="dot" w:pos="9061"/>
            </w:tabs>
          </w:pPr>
          <w:hyperlink w:anchor="_Toc000000032" w:history="1">
            <w:r>
              <w:t xml:space="preserve">2.1.2 Servidor HTTP sem dependências externas</w:t>
              <w:tab/>
              <w:t xml:space="preserve">28</w:t>
            </w:r>
          </w:hyperlink>
        </w:p>
        <w:p>
          <w:pPr>
            <w:pStyle w:val="TOC3"/>
            <w:tabs>
              <w:tab w:val="right" w:leader="dot" w:pos="9061"/>
            </w:tabs>
          </w:pPr>
          <w:hyperlink w:anchor="_Toc000000033" w:history="1">
            <w:r>
              <w:t xml:space="preserve">2.1.3 Cliente web com funcionamento offline</w:t>
              <w:tab/>
              <w:t xml:space="preserve">29</w:t>
            </w:r>
          </w:hyperlink>
        </w:p>
        <w:p>
          <w:pPr>
            <w:pStyle w:val="TOC3"/>
            <w:tabs>
              <w:tab w:val="right" w:leader="dot" w:pos="9061"/>
            </w:tabs>
          </w:pPr>
          <w:hyperlink w:anchor="_Toc000000034" w:history="1">
            <w:r>
              <w:t xml:space="preserve">2.1.4 Regras de domínio partilhadas entre servidor e cliente</w:t>
              <w:tab/>
              <w:t xml:space="preserve">29</w:t>
            </w:r>
          </w:hyperlink>
        </w:p>
        <w:p>
          <w:pPr>
            <w:pStyle w:val="TOC3"/>
            <w:tabs>
              <w:tab w:val="right" w:leader="dot" w:pos="9061"/>
            </w:tabs>
          </w:pPr>
          <w:hyperlink w:anchor="_Toc000000035" w:history="1">
            <w:r>
              <w:t xml:space="preserve">2.1.5 Módulo de pautas e interoperabilidade com folhas de cálculo</w:t>
              <w:tab/>
              <w:t xml:space="preserve">29</w:t>
            </w:r>
          </w:hyperlink>
        </w:p>
        <w:p>
          <w:pPr>
            <w:pStyle w:val="TOC3"/>
            <w:tabs>
              <w:tab w:val="right" w:leader="dot" w:pos="9061"/>
            </w:tabs>
          </w:pPr>
          <w:hyperlink w:anchor="_Toc000000036" w:history="1">
            <w:r>
              <w:t xml:space="preserve">2.1.6 Testes automatizados</w:t>
              <w:tab/>
              <w:t xml:space="preserve">30</w:t>
            </w:r>
          </w:hyperlink>
        </w:p>
        <w:p>
          <w:pPr>
            <w:pStyle w:val="TOC2"/>
            <w:tabs>
              <w:tab w:val="right" w:leader="dot" w:pos="9061"/>
            </w:tabs>
          </w:pPr>
          <w:hyperlink w:anchor="_Toc000000037" w:history="1">
            <w:r>
              <w:t xml:space="preserve">2.2 ESTUDO COMPARADO DAS TECNOLOGIAS</w:t>
              <w:tab/>
              <w:t xml:space="preserve">30</w:t>
            </w:r>
          </w:hyperlink>
        </w:p>
        <w:p>
          <w:pPr>
            <w:pStyle w:val="TOC2"/>
            <w:tabs>
              <w:tab w:val="right" w:leader="dot" w:pos="9061"/>
            </w:tabs>
          </w:pPr>
          <w:hyperlink w:anchor="_Toc000000038" w:history="1">
            <w:r>
              <w:t xml:space="preserve">2.3 SÍNTESE TÉCNICA</w:t>
              <w:tab/>
              <w:t xml:space="preserve">32</w:t>
            </w:r>
          </w:hyperlink>
        </w:p>
        <w:p>
          <w:pPr>
            <w:pStyle w:val="TOC1"/>
            <w:tabs>
              <w:tab w:val="right" w:leader="dot" w:pos="9061"/>
            </w:tabs>
          </w:pPr>
          <w:hyperlink w:anchor="_Toc000000039" w:history="1">
            <w:r>
              <w:t xml:space="preserve">CONCLUSÃO</w:t>
              <w:tab/>
              <w:t xml:space="preserve">33</w:t>
            </w:r>
          </w:hyperlink>
        </w:p>
        <w:p>
          <w:pPr>
            <w:pStyle w:val="TOC1"/>
            <w:tabs>
              <w:tab w:val="right" w:leader="dot" w:pos="9061"/>
            </w:tabs>
          </w:pPr>
          <w:hyperlink w:anchor="_Toc000000040" w:history="1">
            <w:r>
              <w:t xml:space="preserve">REFERÊNCIAS</w:t>
              <w:tab/>
              <w:t xml:space="preserve">34</w:t>
            </w:r>
          </w:hyperlink>
          <w:r>
            <w:fldChar w:fldCharType="end"/>
          </w:r>
        </w:p>
      </w:sdtContent>
    </w:sdt>
    <w:p>
      <w:pPr>
        <w:pBdr/>
        <w:rPr>
          <w:rFonts w:ascii="Times New Roman" w:hAnsi="Times New Roman" w:cs="Times New Roman"/>
          <w:color w:val="000000"/>
        </w:rPr>
      </w:pPr>
      <w:r>
        <w:rPr>
          <w:rFonts w:ascii="Times New Roman" w:hAnsi="Times New Roman" w:cs="Times New Roman"/>
          <w:color w:val="000000"/>
          <w:highlight w:val="none"/>
        </w:rPr>
        <w:br w:type="page"/>
      </w:r>
    </w:p>
    <w:p>
      <w:pPr>
        <w:pBdr/>
        <w:rPr>
          <w:rFonts w:ascii="Times New Roman" w:hAnsi="Times New Roman" w:cs="Times New Roman"/>
          <w:b/>
          <w:bCs/>
          <w:color w:val="000000"/>
          <w:sz w:val="36"/>
          <w:szCs w:val="36"/>
          <w:highlight w:val="none"/>
        </w:rPr>
      </w:pPr>
      <w:r>
        <w:rPr>
          <w:rFonts w:ascii="Times New Roman" w:hAnsi="Times New Roman" w:cs="Times New Roman"/>
          <w:b/>
          <w:bCs/>
          <w:color w:val="000000"/>
          <w:sz w:val="36"/>
          <w:szCs w:val="36"/>
          <w:highlight w:val="none"/>
          <w:lang w:val="pt-BR"/>
        </w:rPr>
        <w:t xml:space="preserve">Índice de Figuras</w:t>
      </w:r>
    </w:p>
    <w:p>
      <w:pPr>
        <w:pStyle w:val="209"/>
        <w:pBdr/>
        <w:tabs>
          <w:tab w:val="right" w:leader="dot" w:pos="9071"/>
        </w:tabs>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TOC \h \c "Figura" </w:instrText>
      </w:r>
      <w:r>
        <w:rPr>
          <w:rFonts w:ascii="Times New Roman" w:hAnsi="Times New Roman" w:cs="Times New Roman"/>
          <w:color w:val="000000"/>
        </w:rPr>
        <w:fldChar w:fldCharType="separate"/>
      </w:r>
      <w:hyperlink w:anchor="_Toc7" w:history="1">
        <w:r>
          <w:rPr>
            <w:rStyle w:val="858"/>
            <w:rFonts w:ascii="Times New Roman" w:hAnsi="Times New Roman" w:cs="Times New Roman"/>
            <w:color w:val="000000"/>
          </w:rPr>
          <w:t xml:space="preserve">Figura 1– Professor angolano em sala de aula com alunos.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_Toc7 \h </w:instrText>
        </w:r>
        <w:r>
          <w:rPr>
            <w:rFonts w:ascii="Times New Roman" w:hAnsi="Times New Roman" w:cs="Times New Roman"/>
            <w:color w:val="000000"/>
          </w:rPr>
          <w:fldChar w:fldCharType="separate"/>
        </w:r>
        <w:r>
          <w:rPr>
            <w:rFonts w:ascii="Times New Roman" w:hAnsi="Times New Roman" w:cs="Times New Roman"/>
            <w:color w:val="000000"/>
          </w:rPr>
          <w:t xml:space="preserve">18</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8" w:history="1">
        <w:r>
          <w:rPr>
            <w:rStyle w:val="858"/>
            <w:rFonts w:ascii="Times New Roman" w:hAnsi="Times New Roman" w:cs="Times New Roman"/>
            <w:color w:val="000000"/>
          </w:rPr>
          <w:t xml:space="preserve">Figura 2 – Logótipo do Google Classroom</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_Toc8 \h </w:instrText>
        </w:r>
        <w:r>
          <w:rPr>
            <w:rFonts w:ascii="Times New Roman" w:hAnsi="Times New Roman" w:cs="Times New Roman"/>
            <w:color w:val="000000"/>
          </w:rPr>
          <w:fldChar w:fldCharType="separate"/>
        </w:r>
        <w:r>
          <w:rPr>
            <w:rFonts w:ascii="Times New Roman" w:hAnsi="Times New Roman" w:cs="Times New Roman"/>
            <w:color w:val="000000"/>
          </w:rPr>
          <w:t xml:space="preserve">18</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cs="Times New Roman"/>
          <w:color w:val="000000"/>
        </w:rPr>
      </w:pPr>
      <w:hyperlink w:anchor="_Toc9" w:history="1">
        <w:r>
          <w:rPr>
            <w:rStyle w:val="858"/>
            <w:rFonts w:ascii="Times New Roman" w:hAnsi="Times New Roman" w:cs="Times New Roman"/>
            <w:color w:val="000000"/>
          </w:rPr>
          <w:t xml:space="preserve">Figura 3– Painel inicial do ProfSpace</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_Toc9 \h </w:instrText>
        </w:r>
        <w:r>
          <w:rPr>
            <w:rFonts w:ascii="Times New Roman" w:hAnsi="Times New Roman" w:cs="Times New Roman"/>
            <w:color w:val="000000"/>
          </w:rPr>
          <w:fldChar w:fldCharType="separate"/>
        </w:r>
        <w:r>
          <w:rPr>
            <w:rFonts w:ascii="Times New Roman" w:hAnsi="Times New Roman" w:cs="Times New Roman"/>
            <w:color w:val="000000"/>
          </w:rPr>
          <w:t xml:space="preserve">20</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0" w:history="1">
        <w:r>
          <w:rPr>
            <w:rStyle w:val="858"/>
            <w:rFonts w:ascii="Times New Roman" w:hAnsi="Times New Roman" w:cs="Times New Roman"/>
            <w:color w:val="000000"/>
          </w:rPr>
          <w:t xml:space="preserve">Figura 4 – Painel de registo de presenças (chamada)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_Toc10 \h </w:instrText>
        </w:r>
        <w:r>
          <w:rPr>
            <w:rFonts w:ascii="Times New Roman" w:hAnsi="Times New Roman" w:cs="Times New Roman"/>
            <w:color w:val="000000"/>
          </w:rPr>
          <w:fldChar w:fldCharType="separate"/>
        </w:r>
        <w:r>
          <w:rPr>
            <w:rFonts w:ascii="Times New Roman" w:hAnsi="Times New Roman" w:cs="Times New Roman"/>
            <w:color w:val="000000"/>
          </w:rPr>
          <w:t xml:space="preserve">29</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1" w:history="1">
        <w:r>
          <w:rPr>
            <w:rStyle w:val="858"/>
            <w:rFonts w:ascii="Times New Roman" w:hAnsi="Times New Roman" w:cs="Times New Roman"/>
            <w:color w:val="000000"/>
          </w:rPr>
          <w:t xml:space="preserve">Figura 5– Pauta de conceitos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_Toc11 \h </w:instrText>
        </w:r>
        <w:r>
          <w:rPr>
            <w:rFonts w:ascii="Times New Roman" w:hAnsi="Times New Roman" w:cs="Times New Roman"/>
            <w:color w:val="000000"/>
          </w:rPr>
          <w:fldChar w:fldCharType="separate"/>
        </w:r>
        <w:r>
          <w:rPr>
            <w:rFonts w:ascii="Times New Roman" w:hAnsi="Times New Roman" w:cs="Times New Roman"/>
            <w:color w:val="000000"/>
          </w:rPr>
          <w:t xml:space="preserve">26</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2" w:history="1">
        <w:r>
          <w:rPr>
            <w:rStyle w:val="858"/>
            <w:rFonts w:ascii="Times New Roman" w:hAnsi="Times New Roman" w:cs="Times New Roman"/>
            <w:color w:val="000000"/>
          </w:rPr>
          <w:t xml:space="preserve">Figura 6– Logótipo do Trello</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_Toc12 \h </w:instrText>
        </w:r>
        <w:r>
          <w:rPr>
            <w:rFonts w:ascii="Times New Roman" w:hAnsi="Times New Roman" w:cs="Times New Roman"/>
            <w:color w:val="000000"/>
          </w:rPr>
          <w:fldChar w:fldCharType="separate"/>
        </w:r>
        <w:r>
          <w:rPr>
            <w:rFonts w:ascii="Times New Roman" w:hAnsi="Times New Roman" w:cs="Times New Roman"/>
            <w:color w:val="000000"/>
          </w:rPr>
          <w:t xml:space="preserve">27</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3" w:history="1">
        <w:r>
          <w:rPr>
            <w:rStyle w:val="858"/>
            <w:rFonts w:ascii="Times New Roman" w:hAnsi="Times New Roman" w:cs="Times New Roman"/>
            <w:color w:val="000000"/>
          </w:rPr>
          <w:t xml:space="preserve">Figura 7 - Interface de início de sessão do Kahoot!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_Toc13 \h </w:instrText>
        </w:r>
        <w:r>
          <w:rPr>
            <w:rFonts w:ascii="Times New Roman" w:hAnsi="Times New Roman" w:cs="Times New Roman"/>
            <w:color w:val="000000"/>
          </w:rPr>
          <w:fldChar w:fldCharType="separate"/>
        </w:r>
        <w:r>
          <w:rPr>
            <w:rFonts w:ascii="Times New Roman" w:hAnsi="Times New Roman" w:cs="Times New Roman"/>
            <w:color w:val="000000"/>
          </w:rPr>
          <w:t xml:space="preserve">28</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4" w:history="1">
        <w:r>
          <w:rPr>
            <w:rStyle w:val="858"/>
            <w:rFonts w:ascii="Times New Roman" w:hAnsi="Times New Roman" w:cs="Times New Roman"/>
            <w:color w:val="000000"/>
          </w:rPr>
          <w:t xml:space="preserve">Figura 8 - Logótipo do Canva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_Toc14 \h </w:instrText>
        </w:r>
        <w:r>
          <w:rPr>
            <w:rFonts w:ascii="Times New Roman" w:hAnsi="Times New Roman" w:cs="Times New Roman"/>
            <w:color w:val="000000"/>
          </w:rPr>
          <w:fldChar w:fldCharType="separate"/>
        </w:r>
        <w:r>
          <w:rPr>
            <w:rFonts w:ascii="Times New Roman" w:hAnsi="Times New Roman" w:cs="Times New Roman"/>
            <w:color w:val="000000"/>
          </w:rPr>
          <w:t xml:space="preserve">29</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eastAsia="Cambria Math" w:cs="Times New Roman"/>
          <w:color w:val="000000"/>
        </w:rPr>
      </w:pPr>
      <w:hyperlink w:anchor="_Toc15" w:history="1">
        <w:r>
          <w:rPr>
            <w:rStyle w:val="858"/>
            <w:rFonts w:ascii="Times New Roman" w:hAnsi="Times New Roman" w:cs="Times New Roman"/>
            <w:color w:val="000000"/>
          </w:rPr>
          <w:t xml:space="preserve">Figura 9  -  Arquitectura do ProfSpace em três camada</w:t>
        </w:r>
        <w:r>
          <w:rPr>
            <w:rStyle w:val="858"/>
            <w:rFonts w:ascii="Times New Roman" w:hAnsi="Times New Roman" w:cs="Times New Roman"/>
            <w:color w:val="000000"/>
            <w:lang w:val="pt-BR"/>
          </w:rPr>
          <w:t xml:space="preserve">s</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_Toc15 \h </w:instrText>
        </w:r>
        <w:r>
          <w:rPr>
            <w:rFonts w:ascii="Times New Roman" w:hAnsi="Times New Roman" w:cs="Times New Roman"/>
            <w:color w:val="000000"/>
          </w:rPr>
          <w:fldChar w:fldCharType="separate"/>
        </w:r>
        <w:r>
          <w:rPr>
            <w:rFonts w:ascii="Times New Roman" w:hAnsi="Times New Roman" w:cs="Times New Roman"/>
            <w:color w:val="000000"/>
          </w:rPr>
          <w:t xml:space="preserve">31</w:t>
        </w:r>
        <w:r>
          <w:rPr>
            <w:rFonts w:ascii="Times New Roman" w:hAnsi="Times New Roman" w:cs="Times New Roman"/>
            <w:color w:val="000000"/>
          </w:rPr>
          <w:fldChar w:fldCharType="end"/>
        </w:r>
      </w:hyperlink>
    </w:p>
    <w:p>
      <w:pPr>
        <w:pBdr/>
        <w:rPr>
          <w:rFonts w:ascii="Times New Roman" w:hAnsi="Times New Roman" w:cs="Times New Roman"/>
          <w:color w:val="000000"/>
          <w:highlight w:val="none"/>
        </w:rPr>
      </w:pPr>
      <w:r>
        <w:rPr>
          <w:rFonts w:ascii="Times New Roman" w:hAnsi="Times New Roman" w:cs="Times New Roman"/>
          <w:color w:val="000000"/>
        </w:rPr>
        <w:fldChar w:fldCharType="end"/>
      </w:r>
      <w:r>
        <w:rPr>
          <w:rFonts w:ascii="Times New Roman" w:hAnsi="Times New Roman" w:cs="Times New Roman"/>
          <w:color w:val="000000"/>
          <w:highlight w:val="none"/>
        </w:rPr>
        <w:br w:type="page"/>
      </w:r>
    </w:p>
    <w:p>
      <w:pPr>
        <w:pStyle w:val="209"/>
        <w:pBdr/>
        <w:tabs>
          <w:tab w:val="right" w:leader="dot" w:pos="9071"/>
        </w:tabs>
        <w:rPr>
          <w:rFonts w:ascii="Times New Roman" w:hAnsi="Times New Roman" w:cs="Times New Roman"/>
          <w:b/>
          <w:bCs/>
          <w:color w:val="000000"/>
          <w:sz w:val="36"/>
          <w:szCs w:val="36"/>
        </w:rPr>
      </w:pPr>
      <w:r>
        <w:rPr>
          <w:rFonts w:ascii="Times New Roman" w:hAnsi="Times New Roman" w:cs="Times New Roman"/>
          <w:b/>
          <w:bCs/>
          <w:color w:val="000000"/>
          <w:sz w:val="36"/>
          <w:szCs w:val="36"/>
          <w:highlight w:val="none"/>
          <w:lang w:val="pt-BR"/>
        </w:rPr>
        <w:t xml:space="preserve">Indice de Tabelas</w:t>
      </w:r>
    </w:p>
    <w:p>
      <w:pPr>
        <w:pStyle w:val="209"/>
        <w:pBdr/>
        <w:tabs>
          <w:tab w:val="right" w:leader="dot" w:pos="9071"/>
        </w:tabs>
        <w:rPr>
          <w:rFonts w:ascii="Times New Roman" w:hAnsi="Times New Roman" w:cs="Times New Roman"/>
          <w:color w:val="000000"/>
          <w:highlight w:val="none"/>
        </w:rPr>
      </w:pPr>
      <w:r>
        <w:rPr>
          <w:rFonts w:ascii="Times New Roman" w:hAnsi="Times New Roman" w:cs="Times New Roman"/>
          <w:color w:val="000000"/>
        </w:rPr>
        <w:fldChar w:fldCharType="begin"/>
      </w:r>
      <w:r>
        <w:rPr>
          <w:rFonts w:ascii="Times New Roman" w:hAnsi="Times New Roman" w:cs="Times New Roman"/>
          <w:color w:val="000000"/>
        </w:rPr>
        <w:instrText xml:space="preserve"> TOC \h \c "Tabela" </w:instrText>
      </w:r>
      <w:r>
        <w:rPr>
          <w:rFonts w:ascii="Times New Roman" w:hAnsi="Times New Roman" w:cs="Times New Roman"/>
          <w:color w:val="000000"/>
        </w:rPr>
        <w:fldChar w:fldCharType="separate"/>
      </w:r>
      <w:hyperlink w:anchor="_Toc8" w:history="1">
        <w:r>
          <w:rPr>
            <w:rStyle w:val="858"/>
            <w:rFonts w:ascii="Times New Roman" w:hAnsi="Times New Roman" w:cs="Times New Roman"/>
            <w:color w:val="000000"/>
          </w:rPr>
          <w:t xml:space="preserve">Tabela 1 - Matriz comparativa de funcionalidades entre o ProfSpace e onze ferramentas digitais para professores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_Toc8 \h </w:instrText>
        </w:r>
        <w:r>
          <w:rPr>
            <w:rFonts w:ascii="Times New Roman" w:hAnsi="Times New Roman" w:cs="Times New Roman"/>
            <w:color w:val="000000"/>
          </w:rPr>
          <w:fldChar w:fldCharType="separate"/>
        </w:r>
        <w:r>
          <w:rPr>
            <w:rFonts w:ascii="Times New Roman" w:hAnsi="Times New Roman" w:cs="Times New Roman"/>
            <w:color w:val="000000"/>
          </w:rPr>
          <w:t xml:space="preserve">18</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cs="Times New Roman"/>
          <w:color w:val="000000"/>
        </w:rPr>
      </w:pPr>
      <w:hyperlink w:anchor="_Toc9" w:history="1">
        <w:r>
          <w:rPr>
            <w:rStyle w:val="858"/>
            <w:rFonts w:ascii="Times New Roman" w:hAnsi="Times New Roman" w:cs="Times New Roman"/>
            <w:color w:val="000000"/>
          </w:rPr>
          <w:t xml:space="preserve">Tabela 2 - Matriz de permissões por papel no espaço institucional do ProfSpace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_Toc9 \h </w:instrText>
        </w:r>
        <w:r>
          <w:rPr>
            <w:rFonts w:ascii="Times New Roman" w:hAnsi="Times New Roman" w:cs="Times New Roman"/>
            <w:color w:val="000000"/>
          </w:rPr>
          <w:fldChar w:fldCharType="separate"/>
        </w:r>
        <w:r>
          <w:rPr>
            <w:rFonts w:ascii="Times New Roman" w:hAnsi="Times New Roman" w:cs="Times New Roman"/>
            <w:color w:val="000000"/>
          </w:rPr>
          <w:t xml:space="preserve">20</w:t>
        </w:r>
        <w:r>
          <w:rPr>
            <w:rFonts w:ascii="Times New Roman" w:hAnsi="Times New Roman" w:cs="Times New Roman"/>
            <w:color w:val="000000"/>
          </w:rPr>
          <w:fldChar w:fldCharType="end"/>
        </w:r>
      </w:hyperlink>
    </w:p>
    <w:p>
      <w:pPr>
        <w:pStyle w:val="209"/>
        <w:pBdr/>
        <w:tabs>
          <w:tab w:val="right" w:leader="dot" w:pos="9071"/>
        </w:tabs>
        <w:rPr>
          <w:rFonts w:ascii="Times New Roman" w:hAnsi="Times New Roman" w:cs="Times New Roman"/>
          <w:color w:val="000000"/>
        </w:rPr>
      </w:pPr>
      <w:hyperlink w:anchor="_Toc10" w:history="1">
        <w:r>
          <w:rPr>
            <w:rStyle w:val="858"/>
            <w:rFonts w:ascii="Times New Roman" w:hAnsi="Times New Roman" w:cs="Times New Roman"/>
            <w:color w:val="000000"/>
          </w:rPr>
          <w:t xml:space="preserve">Tabela 3 - Comparação de alternativas tecnológicas para as decisões arquitectónicas do ProfSpace  </w:t>
        </w:r>
        <w:r>
          <w:rPr>
            <w:rFonts w:ascii="Times New Roman" w:hAnsi="Times New Roman" w:cs="Times New Roman"/>
            <w:color w:val="000000"/>
          </w:rPr>
          <w:tab/>
        </w:r>
        <w:r>
          <w:rPr>
            <w:rFonts w:ascii="Times New Roman" w:hAnsi="Times New Roman" w:cs="Times New Roman"/>
            <w:color w:val="000000"/>
          </w:rPr>
          <w:fldChar w:fldCharType="begin"/>
        </w:r>
        <w:r>
          <w:rPr>
            <w:rFonts w:ascii="Times New Roman" w:hAnsi="Times New Roman" w:cs="Times New Roman"/>
            <w:color w:val="000000"/>
          </w:rPr>
          <w:instrText xml:space="preserve"> PAGEREF _Toc10 \h </w:instrText>
        </w:r>
        <w:r>
          <w:rPr>
            <w:rFonts w:ascii="Times New Roman" w:hAnsi="Times New Roman" w:cs="Times New Roman"/>
            <w:color w:val="000000"/>
          </w:rPr>
          <w:fldChar w:fldCharType="separate"/>
        </w:r>
        <w:r>
          <w:rPr>
            <w:rFonts w:ascii="Times New Roman" w:hAnsi="Times New Roman" w:cs="Times New Roman"/>
            <w:color w:val="000000"/>
          </w:rPr>
          <w:t xml:space="preserve">29</w:t>
        </w:r>
        <w:r>
          <w:rPr>
            <w:rFonts w:ascii="Times New Roman" w:hAnsi="Times New Roman" w:cs="Times New Roman"/>
            <w:color w:val="000000"/>
          </w:rPr>
          <w:fldChar w:fldCharType="end"/>
        </w:r>
      </w:hyperlink>
    </w:p>
    <w:p>
      <w:pPr>
        <w:pStyle w:val="809"/>
        <w:pBdr/>
        <w:spacing w:before="240" w:after="0"/>
        <w:ind w:firstLine="0"/>
        <w:rPr>
          <w:rFonts w:ascii="Times New Roman" w:hAnsi="Times New Roman" w:cs="Times New Roman"/>
          <w:color w:val="000000"/>
          <w:highlight w:val="none"/>
        </w:rPr>
      </w:pPr>
      <w:bookmarkStart w:id="6" w:name="_Toc000000017"/>
      <w:r>
        <w:rPr>
          <w:rFonts w:ascii="Times New Roman" w:hAnsi="Times New Roman" w:cs="Times New Roman"/>
          <w:color w:val="000000"/>
        </w:rPr>
        <w:fldChar w:fldCharType="end"/>
      </w:r>
      <w:r>
        <w:rPr>
          <w:rFonts w:ascii="Times New Roman" w:hAnsi="Times New Roman" w:cs="Times New Roman"/>
          <w:color w:val="000000"/>
        </w:rPr>
        <w:br w:type="page"/>
      </w:r>
      <w:ins w:id="83" w:author="Délcio Raúl" w:date="2026-05-18T23:11:00Z">
        <w:r>
          <w:rPr>
            <w:rFonts w:ascii="Times New Roman" w:hAnsi="Times New Roman" w:cs="Times New Roman"/>
            <w:color w:val="000000"/>
          </w:rPr>
          <w:t xml:space="preserve">Introdução</w:t>
        </w:r>
      </w:ins>
      <w:bookmarkEnd w:id="6"/>
    </w:p>
    <w:p>
      <w:pPr>
        <w:pStyle w:val="836"/>
        <w:pBdr/>
        <w:tabs>
          <w:tab w:val="left" w:pos="709"/>
        </w:tabs>
        <w:spacing w:before="240" w:after="0" w:line="360" w:lineRule="auto"/>
        <w:ind w:firstLine="0"/>
        <w:rPr>
          <w:ins w:id="84" w:author="Délcio Raúl" w:date="2026-05-18T23:11:00Z"/>
          <w:rFonts w:ascii="Times New Roman" w:hAnsi="Times New Roman" w:cs="Times New Roman"/>
          <w:color w:val="000000"/>
        </w:rPr>
        <w:pPrChange w:id="85" w:author="Délcio Raúl" w:date="2026-05-19T00:32:00Z">
          <w:pPr>
            <w:pBdr/>
            <w:spacing w:before="100" w:beforeAutospacing="1" w:after="100" w:afterAutospacing="1"/>
            <w:ind w:firstLine="0"/>
            <w:outlineLvl w:val="1"/>
          </w:pPr>
        </w:pPrChange>
      </w:pPr>
      <w:r>
        <w:rPr>
          <w:rFonts w:ascii="Times New Roman" w:hAnsi="Times New Roman" w:cs="Times New Roman"/>
          <w:color w:val="000000"/>
        </w:rPr>
        <w:tab/>
      </w:r>
      <w:r>
        <w:rPr>
          <w:rFonts w:ascii="Times New Roman" w:hAnsi="Times New Roman" w:cs="Times New Roman"/>
          <w:b w:val="0"/>
          <w:bCs w:val="0"/>
          <w:color w:val="000000"/>
        </w:rPr>
        <w:t xml:space="preserve">O trabalho docente organiza-se em torno de um conjunto recorrente de tarefas: planificar as aulas, gerir a informação de turmas e alunos, registar presenças, avaliar e produzir os documentos escolares que formalizam os resultados. Quando estas tarefas se dispersam por suportes heterogéneos, como cadernetas, folhas de cálculo isoladas e formulários em papel, o custo administrativo cresce com o número de turmas e a informação útil fica fragmentada entre instrumentos que não comunicam entre si. A digitalização destes processos é, por isso, um domínio em que a tecnologia pode libertar tempo lectivo e reduzir erros de registo. No contexto angolano, a penetração de internet situava-se, no início de 2025, em 44,8 por cento da população, com cerca de 17,2 milhões de utilizadores e 28,7 milhões de ligações móveis (Kemp, 2025), o que retrata um país em rápida digitalização, mas com acesso à rede ainda desigual, tornando pertinentes as soluções que não dependem de ligação permanente. É neste enquadramento que se insere o presente trabalho, dedicado à análise do projecto ProfSpace.</w:t>
      </w:r>
    </w:p>
    <w:p>
      <w:pPr>
        <w:pStyle w:val="829"/>
        <w:pBdr/>
        <w:spacing w:before="240" w:beforeAutospacing="0" w:after="0" w:afterAutospacing="0" w:line="360" w:lineRule="auto"/>
        <w:ind w:firstLine="0"/>
        <w:rPr>
          <w:ins w:id="86" w:author="Délcio Raúl" w:date="2026-05-18T23:13:00Z"/>
          <w:rFonts w:ascii="Times New Roman" w:hAnsi="Times New Roman" w:cs="Times New Roman"/>
          <w:color w:val="000000"/>
        </w:rPr>
        <w:pPrChange w:id="87" w:author="Délcio Raúl" w:date="2026-05-19T00:32:00Z">
          <w:pPr>
            <w:pStyle w:val="829"/>
            <w:pBdr/>
          </w:pPr>
        </w:pPrChange>
      </w:pPr>
      <w:r>
        <w:rPr>
          <w:rFonts w:ascii="Times New Roman" w:hAnsi="Times New Roman" w:cs="Times New Roman"/>
          <w:color w:val="000000"/>
        </w:rPr>
        <w:tab/>
      </w:r>
      <w:r>
        <w:rPr>
          <w:rFonts w:ascii="Times New Roman" w:hAnsi="Times New Roman" w:cs="Times New Roman"/>
          <w:color w:val="000000"/>
          <w:sz w:val="24"/>
        </w:rPr>
        <w:t xml:space="preserve">O tema do trabalho é o ProfSpace como solução tecnológica de apoio ao trabalho docente, analisado nas dimensões da sua arquitectura, da diferenciação face às ferramentas existentes e do potencial de exploração comercial. Na versão estudada, V1.0 Beta, o ProfSpace é uma aplicação web composta por uma plataforma de gestão escolar, que abrange turmas, alunos, disciplinas, planificações, presenças, avaliações, provas, pautas e comunicados, e por um módulo dedicado à produção de pautas escolares oficiais com exportação para Excel. A escolha do caso justifica-se por dois motivos: trata-se de um projecto real com código-fonte completo disponível, o que permite verificar as afirmações técnicas directamente nos ficheiros, e o projecto combina decisões tecnológicas pouco comuns, como um servidor sem dependências externas e um cliente preparado para funcionar sem rede, que merecem exame à luz da literatura de engenharia de software. O estudo de caso é, aliás, um procedimento técnico reconhecido, adequado ao exame aprofundado de um objecto delimitado no seu contexto real (Prodanov &amp; Freitas, 2013).</w:t>
      </w:r>
      <w:del w:id="88" w:author="Délcio Raúl" w:date="2026-05-18T23:11:00Z">
        <w:r>
          <w:rPr>
            <w:rFonts w:ascii="Times New Roman" w:hAnsi="Times New Roman" w:eastAsia="Times New Roman" w:cs="Times New Roman"/>
            <w:bCs/>
            <w:color w:val="000000"/>
          </w:rPr>
          <w:delText xml:space="preserve">No contexto específico da Empresa Nacional de Distribuição de Energia (ENDE), a complexidade dos sistemas de atendimento envolve múltiplos canais, incluindo call centers, atendimento presencial e plataformas digitais, que, por vezes, operam de forma fragmentada e com baixa integração dos dados (Almeida, 2021). Tal fragmentação prejudica a eficiência no tratamento de solicitações, pagamentos e resolução de problemas, gerando atrasos e insatisfação dos clientes (Martins &amp; Pereira, 2020). Além disso, a coexistência de clientes pré-pagos e pós-pagos impõe particularidades técnicas e processuais que demandam soluções customizadas para garantir a qualidade do serviço e a segurança das transações (Costa et al., 201Diante deste cenário, o desenvolvimento de uma plataforma web robusta e integrada, que unifique o atendimento e os pagamentos para ambos os perfis de clientes, emerge como uma solução estratégica para a otimização da gestão da ENDE. Conforme Pressman (2019), a engenharia de software aplicada a sistemas corporativos deve contemplar aspectos de usabilidade, escalabilidade, segurança e interoperabilidade para garantir sua eficiência e aderência ao negócio. Esta fundamentação teórica visa sustentar a análise do problema, as hipóteses e os objetivos do projeto, embasando-os em referências técnicas consolidadas no campo da engenharia de software e gestão de processos.</w:delText>
        </w:r>
      </w:del>
    </w:p>
    <w:p>
      <w:pPr>
        <w:pBdr/>
        <w:spacing w:before="240" w:after="0" w:line="360" w:lineRule="auto"/>
        <w:ind w:firstLine="0"/>
        <w:rPr>
          <w:rFonts w:ascii="Times New Roman" w:hAnsi="Times New Roman" w:eastAsia="Times New Roman" w:cs="Times New Roman"/>
          <w:bCs/>
          <w:color w:val="000000"/>
        </w:rPr>
        <w:pPrChange w:id="89" w:author="Délcio Raúl" w:date="2026-05-19T00:32:00Z">
          <w:pPr>
            <w:pBdr/>
          </w:pPr>
        </w:pPrChange>
      </w:pPr>
      <w:r>
        <w:rPr>
          <w:rFonts w:ascii="Times New Roman" w:hAnsi="Times New Roman" w:eastAsia="Times New Roman" w:cs="Times New Roman"/>
          <w:bCs/>
          <w:color w:val="000000"/>
        </w:rPr>
        <w:br w:type="page"/>
      </w:r>
    </w:p>
    <w:p>
      <w:pPr>
        <w:pStyle w:val="809"/>
        <w:pBdr/>
        <w:spacing w:before="240" w:after="0" w:line="360" w:lineRule="auto"/>
        <w:ind w:firstLine="0"/>
        <w:rPr>
          <w:ins w:id="90" w:author="Délcio Raúl" w:date="2026-05-18T23:15:00Z"/>
          <w:rFonts w:ascii="Times New Roman" w:hAnsi="Times New Roman" w:cs="Times New Roman"/>
          <w:color w:val="000000"/>
        </w:rPr>
        <w:pPrChange w:id="91" w:author="Délcio Raúl" w:date="2026-05-19T00:32:00Z">
          <w:pPr>
            <w:pStyle w:val="809"/>
            <w:pBdr/>
            <w:spacing w:after="0"/>
          </w:pPr>
        </w:pPrChange>
      </w:pPr>
      <w:bookmarkStart w:id="7" w:name="_Toc000000018"/>
      <w:ins w:id="92" w:author="Délcio Raúl" w:date="2026-05-18T23:14:00Z">
        <w:r>
          <w:rPr>
            <w:rFonts w:ascii="Times New Roman" w:hAnsi="Times New Roman" w:cs="Times New Roman"/>
            <w:color w:val="000000"/>
          </w:rPr>
          <w:t xml:space="preserve">Problemática</w:t>
        </w:r>
      </w:ins>
      <w:del w:id="93" w:author="Délcio Raúl" w:date="2026-05-18T23:14:00Z">
        <w:r>
          <w:rPr>
            <w:rFonts w:ascii="Times New Roman" w:hAnsi="Times New Roman" w:cs="Times New Roman"/>
            <w:color w:val="000000"/>
          </w:rPr>
          <w:delText xml:space="preserve">Problemática</w:delText>
        </w:r>
      </w:del>
      <w:bookmarkEnd w:id="7"/>
    </w:p>
    <w:p>
      <w:pPr>
        <w:pBdr/>
        <w:spacing w:before="240" w:after="0" w:line="360" w:lineRule="auto"/>
        <w:ind w:firstLine="0"/>
        <w:rPr>
          <w:del w:id="94" w:author="Délcio Raúl" w:date="2026-05-18T23:14:00Z"/>
          <w:rFonts w:ascii="Times New Roman" w:hAnsi="Times New Roman" w:eastAsia="Times New Roman" w:cs="Times New Roman"/>
          <w:bCs/>
          <w:color w:val="000000"/>
        </w:rPr>
        <w:pPrChange w:id="95" w:author="Délcio Raúl" w:date="2026-05-19T00:32:00Z">
          <w:pPr>
            <w:pBdr/>
          </w:pPr>
        </w:pPrChange>
      </w:pPr>
      <w:r>
        <w:rPr>
          <w:rFonts w:ascii="Times New Roman" w:hAnsi="Times New Roman" w:cs="Times New Roman"/>
          <w:color w:val="000000"/>
          <w:sz w:val="24"/>
        </w:rPr>
        <w:t xml:space="preserve">O problema afecta sobretudo os professores do ensino geral e as equipas escolares, directores e secretários, que acompanham o percurso académico dos alunos. No contexto considerado, a planificação é feita num suporte, o controlo de faltas noutro, as notas noutro ainda, e a consolidação trimestral em pautas exige, muitas vezes, a retransscrição manual de dados já registados, o que dificulta a consulta histórica, multiplica os erros e consome tempo lectivo. Acresce que as ferramentas digitais internacionais mais difundidas não contemplam, de forma verificável, a produção dos documentos oficiais do sistema de ensino angolano, e que várias assumem conectividade contínua, condição que não corresponde a uma parte do território nacional (Kemp, 2025). Formula-se, por conseguinte, o problema nos seguintes termos: os professores e equipas escolares enfrentam dificuldades de organização e consolidação da informação do trabalho docente, dispersa por suportes não integrados, num ambiente de conectividade desigual.</w:t>
      </w:r>
      <w:del w:id="96" w:author="Délcio Raúl" w:date="2026-05-18T23:14:00Z">
        <w:r>
          <w:rPr>
            <w:rFonts w:ascii="Times New Roman" w:hAnsi="Times New Roman" w:eastAsia="Times New Roman" w:cs="Times New Roman"/>
            <w:bCs/>
            <w:color w:val="000000"/>
          </w:rPr>
          <w:delText xml:space="preserve">A problemática central deste estudo reside na ineficiência dos sistemas atuais de atendimento e processamento de pagamentos da ENDE, que impacta negativamente a experiência dos clientes e a operação interna da empresa. A ausência de uma plataforma integrada resulta em redundância de informações, inconsistências nos dados de cobrança e dificuldades no acompanhamento em tempo real das solicitações, especialmente num ambiente onde coexistem clientes pré-pagos e pós-pagos com demandas distintas.</w:delText>
        </w:r>
      </w:del>
    </w:p>
    <w:p>
      <w:pPr>
        <w:pBdr/>
        <w:spacing w:before="240" w:after="0" w:line="360" w:lineRule="auto"/>
        <w:ind w:firstLine="0"/>
        <w:jc w:val="left"/>
        <w:rPr>
          <w:del w:id="97" w:author="Délcio Raúl" w:date="2026-05-18T23:14:00Z"/>
          <w:rFonts w:ascii="Times New Roman" w:hAnsi="Times New Roman" w:eastAsia="Times New Roman" w:cs="Times New Roman"/>
          <w:bCs/>
          <w:color w:val="000000"/>
        </w:rPr>
        <w:pPrChange w:id="98" w:author="Délcio Raúl" w:date="2026-05-19T00:32:00Z">
          <w:pPr>
            <w:pBdr/>
          </w:pPr>
        </w:pPrChange>
      </w:pPr>
      <w:r>
        <w:rPr>
          <w:rFonts w:ascii="Times New Roman" w:hAnsi="Times New Roman" w:cs="Times New Roman"/>
          <w:b/>
          <w:color w:val="000000"/>
          <w:sz w:val="24"/>
        </w:rPr>
        <w:t xml:space="preserve">PERGUNTA DE PESQUISA</w:t>
      </w:r>
    </w:p>
    <w:p>
      <w:pPr>
        <w:pBdr/>
        <w:spacing w:before="240" w:after="0" w:line="360" w:lineRule="auto"/>
        <w:ind w:firstLine="0"/>
        <w:jc w:val="left"/>
        <w:rPr>
          <w:rFonts w:ascii="Times New Roman" w:hAnsi="Times New Roman" w:cs="Times New Roman"/>
          <w:b/>
          <w:color w:val="000000"/>
          <w:sz w:val="24"/>
        </w:rPr>
        <w:pPrChange w:id="99" w:author="Délcio Raúl" w:date="2026-05-19T00:32:00Z">
          <w:pPr>
            <w:pBdr/>
          </w:pPr>
        </w:pPrChange>
      </w:pPr>
      <w:r>
        <w:rPr>
          <w:rFonts w:ascii="Times New Roman" w:hAnsi="Times New Roman" w:cs="Times New Roman"/>
          <w:color w:val="000000"/>
          <w:sz w:val="24"/>
        </w:rPr>
        <w:t xml:space="preserve">O trabalho responde à seguinte pergunta: em que medida o ProfSpace constitui uma solução tecnológica diferenciada para as necessidades de organização do trabalho docente e que condições técnicas, competitivas e comerciais poderão favorecer a sua viabilidade como produto digital?</w:t>
      </w:r>
      <w:del w:id="100" w:author="Délcio Raúl" w:date="2026-05-18T23:14:00Z">
        <w:r>
          <w:rPr>
            <w:rFonts w:ascii="Times New Roman" w:hAnsi="Times New Roman" w:eastAsia="Times New Roman" w:cs="Times New Roman"/>
            <w:bCs/>
            <w:color w:val="000000"/>
          </w:rPr>
          <w:delText xml:space="preserve">Do ponto de vista da segurança da informação, a manipulação de dados financeiros e pessoais requer mecanismos robustos de autenticação, autorização e criptografia para prevenir fraudes e garantir a integridade das transações. A falta desses mecanismos compromete não apenas a segurança, mas também a confiança do utilizador no sistema.</w:delText>
        </w:r>
      </w:del>
    </w:p>
    <w:p>
      <w:pPr>
        <w:pBdr/>
        <w:spacing w:before="240" w:after="0" w:line="360" w:lineRule="auto"/>
        <w:ind w:firstLine="0"/>
        <w:rPr>
          <w:del w:id="101" w:author="Délcio Raúl" w:date="2026-05-18T23:14:00Z"/>
          <w:rFonts w:ascii="Times New Roman" w:hAnsi="Times New Roman" w:eastAsia="Times New Roman" w:cs="Times New Roman"/>
          <w:bCs/>
          <w:color w:val="000000"/>
        </w:rPr>
        <w:pPrChange w:id="102" w:author="Délcio Raúl" w:date="2026-05-19T00:32:00Z">
          <w:pPr>
            <w:pBdr/>
          </w:pPr>
        </w:pPrChange>
      </w:pPr>
      <w:del w:id="103" w:author="Délcio Raúl" w:date="2026-05-18T23:14:00Z">
        <w:r>
          <w:rPr>
            <w:rFonts w:ascii="Times New Roman" w:hAnsi="Times New Roman" w:eastAsia="Times New Roman" w:cs="Times New Roman"/>
            <w:bCs/>
            <w:color w:val="000000"/>
          </w:rPr>
          <w:delText xml:space="preserve">A escalabilidade constitui um ponto crítico adicional. Com o crescimento da base de clientes e a crescente demanda por canais digitais, a infraestrutura tecnológica da ENDE apresenta limitações que resultam em instabilidades e indisponibilidades. Esta condição é agravada pela carência de monitoramento automatizado e análise preditiva.</w:delText>
        </w:r>
      </w:del>
    </w:p>
    <w:p>
      <w:pPr>
        <w:pBdr/>
        <w:spacing w:before="240" w:after="0" w:line="360" w:lineRule="auto"/>
        <w:ind w:firstLine="0"/>
        <w:rPr>
          <w:rFonts w:ascii="Times New Roman" w:hAnsi="Times New Roman" w:eastAsia="Times New Roman" w:cs="Times New Roman"/>
          <w:bCs/>
          <w:color w:val="000000"/>
        </w:rPr>
        <w:pPrChange w:id="104" w:author="Délcio Raúl" w:date="2026-05-19T00:32:00Z">
          <w:pPr>
            <w:pBdr/>
          </w:pPr>
        </w:pPrChange>
      </w:pPr>
      <w:del w:id="105" w:author="Délcio Raúl" w:date="2026-05-18T23:14:00Z">
        <w:r>
          <w:rPr>
            <w:rFonts w:ascii="Times New Roman" w:hAnsi="Times New Roman" w:eastAsia="Times New Roman" w:cs="Times New Roman"/>
            <w:bCs/>
            <w:color w:val="000000"/>
          </w:rPr>
          <w:delText xml:space="preserve">Face a este cenário, a problemática a ser abordada consiste na necessidade de desenvolver uma plataforma web integrada, segura e escalável, capaz de otimizar os processos de atendimento e pagamentos para clientes pré e pós-pagos, alinhada às melhores práticas de engenharia de software e gestão de processos.</w:delText>
        </w:r>
      </w:del>
      <w:r>
        <w:rPr>
          <w:rFonts w:ascii="Times New Roman" w:hAnsi="Times New Roman" w:eastAsia="Times New Roman" w:cs="Times New Roman"/>
          <w:bCs/>
          <w:color w:val="000000"/>
        </w:rPr>
        <w:br w:type="page"/>
      </w:r>
    </w:p>
    <w:p>
      <w:pPr>
        <w:pStyle w:val="809"/>
        <w:pBdr/>
        <w:spacing w:before="240" w:after="0" w:line="360" w:lineRule="auto"/>
        <w:ind w:firstLine="0"/>
        <w:rPr>
          <w:ins w:id="106" w:author="Délcio Raúl" w:date="2026-05-18T23:24:00Z"/>
          <w:rFonts w:ascii="Times New Roman" w:hAnsi="Times New Roman" w:cs="Times New Roman"/>
          <w:color w:val="000000"/>
        </w:rPr>
        <w:pPrChange w:id="107" w:author="Délcio Raúl" w:date="2026-05-19T00:32:00Z">
          <w:pPr>
            <w:pBdr/>
            <w:spacing w:before="100" w:beforeAutospacing="1" w:after="100" w:afterAutospacing="1"/>
            <w:ind w:firstLine="0"/>
            <w:outlineLvl w:val="1"/>
          </w:pPr>
        </w:pPrChange>
      </w:pPr>
      <w:bookmarkStart w:id="8" w:name="_Toc000000019"/>
      <w:ins w:id="108" w:author="Délcio Raúl" w:date="2026-05-18T23:24:00Z">
        <w:r>
          <w:rPr>
            <w:rFonts w:ascii="Times New Roman" w:hAnsi="Times New Roman" w:cs="Times New Roman"/>
            <w:color w:val="000000"/>
          </w:rPr>
          <w:t xml:space="preserve">Objetivos</w:t>
        </w:r>
      </w:ins>
      <w:bookmarkEnd w:id="8"/>
    </w:p>
    <w:p>
      <w:pPr>
        <w:pStyle w:val="810"/>
        <w:pBdr/>
        <w:spacing w:before="240" w:after="0" w:line="360" w:lineRule="auto"/>
        <w:ind w:firstLine="0"/>
        <w:rPr>
          <w:ins w:id="109" w:author="Délcio Raúl" w:date="2026-05-18T23:24:00Z"/>
          <w:rFonts w:ascii="Times New Roman" w:hAnsi="Times New Roman" w:cs="Times New Roman"/>
          <w:color w:val="000000"/>
        </w:rPr>
        <w:pPrChange w:id="110" w:author="Délcio Raúl" w:date="2026-05-19T00:32:00Z">
          <w:pPr>
            <w:pBdr/>
            <w:spacing w:before="100" w:beforeAutospacing="1" w:after="100" w:afterAutospacing="1"/>
            <w:ind w:firstLine="0"/>
            <w:outlineLvl w:val="2"/>
          </w:pPr>
        </w:pPrChange>
      </w:pPr>
      <w:bookmarkStart w:id="9" w:name="_Toc000000020"/>
      <w:ins w:id="111" w:author="Délcio Raúl" w:date="2026-05-18T23:24:00Z">
        <w:r>
          <w:rPr>
            <w:rFonts w:ascii="Times New Roman" w:hAnsi="Times New Roman" w:cs="Times New Roman"/>
            <w:color w:val="000000"/>
          </w:rPr>
          <w:t xml:space="preserve">Objetivo Geral</w:t>
        </w:r>
      </w:ins>
      <w:bookmarkEnd w:id="9"/>
    </w:p>
    <w:p>
      <w:pPr>
        <w:pBdr/>
        <w:spacing w:before="240" w:after="0" w:line="360" w:lineRule="auto"/>
        <w:ind w:firstLine="0"/>
        <w:rPr>
          <w:ins w:id="112" w:author="Délcio Raúl" w:date="2026-05-18T23:24:00Z"/>
          <w:rFonts w:ascii="Times New Roman" w:hAnsi="Times New Roman" w:eastAsia="Times New Roman" w:cs="Times New Roman"/>
          <w:color w:val="000000"/>
        </w:rPr>
        <w:pPrChange w:id="113" w:author="Délcio Raúl" w:date="2026-05-19T00:32:00Z">
          <w:pPr>
            <w:pBdr/>
            <w:spacing w:after="0"/>
            <w:ind w:firstLine="0"/>
          </w:pPr>
        </w:pPrChange>
      </w:pPr>
      <w:r>
        <w:rPr>
          <w:rFonts w:ascii="Times New Roman" w:hAnsi="Times New Roman" w:cs="Times New Roman"/>
          <w:color w:val="000000"/>
          <w:sz w:val="24"/>
        </w:rPr>
        <w:t xml:space="preserve">O </w:t>
      </w:r>
      <w:r>
        <w:rPr>
          <w:rFonts w:ascii="Times New Roman" w:hAnsi="Times New Roman" w:cs="Times New Roman"/>
          <w:b/>
          <w:color w:val="000000"/>
          <w:sz w:val="24"/>
        </w:rPr>
        <w:t xml:space="preserve">objectivo geral</w:t>
      </w:r>
      <w:r>
        <w:rPr>
          <w:rFonts w:ascii="Times New Roman" w:hAnsi="Times New Roman" w:cs="Times New Roman"/>
          <w:color w:val="000000"/>
          <w:sz w:val="24"/>
        </w:rPr>
        <w:t xml:space="preserve"> é analisar o ProfSpace enquanto solução tecnológica, avaliando as suas funcionalidades demonstráveis, o seu posicionamento perante soluções digitais existentes, as tecnologias utilizadas e o seu potencial de viabilidade comercial.</w:t>
      </w:r>
    </w:p>
    <w:p>
      <w:pPr>
        <w:pStyle w:val="810"/>
        <w:pBdr/>
        <w:spacing w:before="240" w:after="0" w:line="360" w:lineRule="auto"/>
        <w:ind w:firstLine="0"/>
        <w:rPr>
          <w:ins w:id="114" w:author="Délcio Raúl" w:date="2026-05-18T23:24:00Z"/>
          <w:rFonts w:ascii="Times New Roman" w:hAnsi="Times New Roman" w:cs="Times New Roman"/>
          <w:color w:val="000000"/>
        </w:rPr>
        <w:pPrChange w:id="115" w:author="Délcio Raúl" w:date="2026-05-19T00:32:00Z">
          <w:pPr>
            <w:pBdr/>
            <w:spacing w:before="100" w:beforeAutospacing="1" w:after="100" w:afterAutospacing="1"/>
            <w:ind w:firstLine="0"/>
            <w:outlineLvl w:val="2"/>
          </w:pPr>
        </w:pPrChange>
      </w:pPr>
      <w:bookmarkStart w:id="10" w:name="_Toc000000021"/>
      <w:ins w:id="116" w:author="Délcio Raúl" w:date="2026-05-18T23:24:00Z">
        <w:r>
          <w:rPr>
            <w:rFonts w:ascii="Times New Roman" w:hAnsi="Times New Roman" w:cs="Times New Roman"/>
            <w:color w:val="000000"/>
          </w:rPr>
          <w:t xml:space="preserve">Objetivos Específicos</w:t>
        </w:r>
      </w:ins>
      <w:bookmarkEnd w:id="10"/>
    </w:p>
    <w:p>
      <w:pPr>
        <w:pStyle w:val="836"/>
        <w:pBdr/>
        <w:spacing w:before="240" w:after="0" w:line="360" w:lineRule="auto"/>
        <w:ind w:firstLine="0"/>
        <w:rPr>
          <w:ins w:id="117" w:author="Délcio Raúl" w:date="2026-05-18T23:24:00Z"/>
          <w:rFonts w:ascii="Times New Roman" w:hAnsi="Times New Roman" w:cs="Times New Roman"/>
          <w:b w:val="0"/>
          <w:bCs w:val="0"/>
          <w:color w:val="000000"/>
        </w:rPr>
        <w:pPrChange w:id="118" w:author="Délcio Raúl" w:date="2026-05-19T00:32:00Z">
          <w:pPr>
            <w:pBdr/>
            <w:spacing w:before="100" w:beforeAutospacing="1" w:after="100" w:afterAutospacing="1"/>
            <w:ind w:firstLine="0"/>
            <w:outlineLvl w:val="2"/>
          </w:pPr>
        </w:pPrChange>
      </w:pPr>
      <w:r>
        <w:rPr>
          <w:rFonts w:ascii="Times New Roman" w:hAnsi="Times New Roman" w:cs="Times New Roman"/>
          <w:b w:val="0"/>
          <w:bCs w:val="0"/>
          <w:color w:val="000000"/>
        </w:rPr>
        <w:t xml:space="preserve">Definiram-se cinco </w:t>
      </w:r>
      <w:r>
        <w:rPr>
          <w:rFonts w:ascii="Times New Roman" w:hAnsi="Times New Roman" w:cs="Times New Roman"/>
          <w:b/>
          <w:bCs/>
          <w:color w:val="000000"/>
        </w:rPr>
        <w:t xml:space="preserve">objectivos específicos</w:t>
      </w:r>
      <w:r>
        <w:rPr>
          <w:rFonts w:ascii="Times New Roman" w:hAnsi="Times New Roman" w:cs="Times New Roman"/>
          <w:b w:val="0"/>
          <w:bCs w:val="0"/>
          <w:color w:val="000000"/>
        </w:rPr>
        <w:t xml:space="preserve">, correspondentes ao conteúdo efectivamente desenvolvido nos capítulos seguintes:</w:t>
      </w:r>
    </w:p>
    <w:p>
      <w:pPr>
        <w:pStyle w:val="857"/>
        <w:numPr>
          <w:ilvl w:val="0"/>
          <w:numId w:val="42"/>
        </w:numPr>
        <w:pBdr/>
        <w:spacing w:before="240" w:after="0" w:line="360" w:lineRule="auto"/>
        <w:ind w:firstLine="0"/>
        <w:rPr>
          <w:ins w:id="119" w:author="Délcio Raúl" w:date="2026-05-18T23:24:00Z"/>
          <w:rFonts w:ascii="Times New Roman" w:hAnsi="Times New Roman" w:eastAsia="Times New Roman" w:cs="Times New Roman"/>
          <w:color w:val="000000"/>
        </w:rPr>
        <w:pPrChange w:id="120" w:author="Délcio Raúl" w:date="2026-05-19T00:32:00Z">
          <w:pPr>
            <w:numPr>
              <w:ilvl w:val="0"/>
              <w:numId w:val="35"/>
            </w:numPr>
            <w:pBdr/>
            <w:tabs>
              <w:tab w:val="left" w:pos="720"/>
            </w:tabs>
            <w:spacing w:before="100" w:beforeAutospacing="1" w:after="100" w:afterAutospacing="1"/>
            <w:ind w:left="720" w:hanging="360"/>
          </w:pPr>
        </w:pPrChange>
      </w:pPr>
      <w:r>
        <w:rPr>
          <w:rFonts w:ascii="Times New Roman" w:hAnsi="Times New Roman" w:cs="Times New Roman"/>
          <w:color w:val="000000"/>
          <w:sz w:val="24"/>
        </w:rPr>
        <w:t xml:space="preserve">caracterizar o problema a que o ProfSpace procura responder no contexto do trabalho docente;</w:t>
      </w:r>
    </w:p>
    <w:p>
      <w:pPr>
        <w:pStyle w:val="857"/>
        <w:numPr>
          <w:ilvl w:val="0"/>
          <w:numId w:val="42"/>
        </w:numPr>
        <w:pBdr/>
        <w:spacing w:before="240" w:after="0"/>
        <w:ind w:firstLine="0"/>
        <w:rPr>
          <w:rFonts w:ascii="Times New Roman" w:hAnsi="Times New Roman" w:cs="Times New Roman"/>
          <w:color w:val="000000"/>
        </w:rPr>
      </w:pPr>
      <w:r>
        <w:rPr>
          <w:rFonts w:ascii="Times New Roman" w:hAnsi="Times New Roman" w:cs="Times New Roman"/>
          <w:color w:val="000000"/>
          <w:sz w:val="24"/>
        </w:rPr>
        <w:t xml:space="preserve">identificar e analisar as funcionalidades existentes e verificáveis no código-fonte do projecto;</w:t>
      </w:r>
    </w:p>
    <w:p>
      <w:pPr>
        <w:pStyle w:val="857"/>
        <w:numPr>
          <w:ilvl w:val="0"/>
          <w:numId w:val="42"/>
        </w:numPr>
        <w:pBdr/>
        <w:spacing w:before="240" w:after="0"/>
        <w:ind w:firstLine="0"/>
        <w:rPr>
          <w:rFonts w:ascii="Times New Roman" w:hAnsi="Times New Roman" w:cs="Times New Roman"/>
          <w:color w:val="000000"/>
        </w:rPr>
      </w:pPr>
      <w:r>
        <w:rPr>
          <w:rFonts w:ascii="Times New Roman" w:hAnsi="Times New Roman" w:cs="Times New Roman"/>
          <w:color w:val="000000"/>
          <w:sz w:val="24"/>
        </w:rPr>
        <w:t xml:space="preserve">comparar o ProfSpace com onze soluções digitais de referência para professores, através de critérios explícitos;</w:t>
      </w:r>
    </w:p>
    <w:p>
      <w:pPr>
        <w:pStyle w:val="857"/>
        <w:numPr>
          <w:ilvl w:val="0"/>
          <w:numId w:val="42"/>
        </w:numPr>
        <w:pBdr/>
        <w:spacing w:before="240" w:after="0"/>
        <w:ind w:firstLine="0"/>
        <w:rPr>
          <w:rFonts w:ascii="Times New Roman" w:hAnsi="Times New Roman" w:cs="Times New Roman"/>
          <w:color w:val="000000"/>
        </w:rPr>
      </w:pPr>
      <w:r>
        <w:rPr>
          <w:rFonts w:ascii="Times New Roman" w:hAnsi="Times New Roman" w:cs="Times New Roman"/>
          <w:color w:val="000000"/>
          <w:sz w:val="24"/>
        </w:rPr>
        <w:t xml:space="preserve">analisar as tecnologias efectivamente utilizadas e justificar a sua adequação mediante comparação com alternativas;</w:t>
      </w:r>
    </w:p>
    <w:p>
      <w:pPr>
        <w:pStyle w:val="857"/>
        <w:numPr>
          <w:ilvl w:val="0"/>
          <w:numId w:val="42"/>
        </w:numPr>
        <w:pBdr/>
        <w:spacing w:before="240" w:after="0"/>
        <w:ind w:firstLine="0"/>
        <w:rPr>
          <w:rFonts w:ascii="Times New Roman" w:hAnsi="Times New Roman" w:cs="Times New Roman"/>
          <w:color w:val="000000"/>
        </w:rPr>
      </w:pPr>
      <w:r>
        <w:rPr>
          <w:rFonts w:ascii="Times New Roman" w:hAnsi="Times New Roman" w:cs="Times New Roman"/>
          <w:color w:val="000000"/>
          <w:sz w:val="24"/>
        </w:rPr>
        <w:t xml:space="preserve">examinar possíveis modelos de monetização e as condições de viabilidade comercial do projecto.</w:t>
        <w:br w:type="page"/>
      </w: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57"/>
        <w:numPr>
          <w:ilvl w:val="0"/>
          <w:numId w:val="0"/>
        </w:numPr>
        <w:pBdr/>
        <w:bidi w:val="0"/>
        <w:spacing w:before="240" w:after="0"/>
        <w:ind w:left="720" w:firstLine="0"/>
        <w:jc w:val="left"/>
        <w:rPr>
          <w:rFonts w:ascii="Times New Roman" w:hAnsi="Times New Roman" w:cs="Times New Roman"/>
          <w:color w:val="000000"/>
          <w:sz w:val="24"/>
        </w:rPr>
      </w:pPr>
    </w:p>
    <w:p>
      <w:pPr>
        <w:pStyle w:val="809"/>
        <w:numPr>
          <w:ilvl w:val="0"/>
          <w:numId w:val="0"/>
        </w:numPr>
        <w:pBdr/>
        <w:bidi w:val="0"/>
        <w:spacing w:before="240" w:after="0"/>
        <w:ind w:left="720" w:firstLine="0"/>
        <w:jc w:val="left"/>
        <w:rPr>
          <w:rFonts w:ascii="Times New Roman" w:hAnsi="Times New Roman" w:cs="Times New Roman"/>
          <w:color w:val="000000"/>
          <w:sz w:val="28"/>
          <w:szCs w:val="28"/>
        </w:rPr>
      </w:pPr>
      <w:bookmarkStart w:id="11" w:name="_Toc000000022"/>
      <w:r>
        <w:rPr>
          <w:rFonts w:ascii="Times New Roman" w:hAnsi="Times New Roman" w:cs="Times New Roman"/>
          <w:b/>
          <w:color w:val="000000"/>
          <w:sz w:val="28"/>
          <w:szCs w:val="28"/>
        </w:rPr>
        <w:t xml:space="preserve">CAPÍTULO 1: ESTUDO COMPARADO DO TEMA, DIFERENCIAÇÃO E POTENCIAL COMERCIAL</w:t>
        <w:br w:type="page"/>
      </w:r>
      <w:bookmarkEnd w:id="11"/>
    </w:p>
    <w:p>
      <w:pPr>
        <w:pStyle w:val="810"/>
        <w:pBdr/>
        <w:bidi w:val="0"/>
        <w:spacing w:before="240" w:after="0"/>
        <w:ind w:firstLine="0"/>
        <w:jc w:val="left"/>
        <w:rPr>
          <w:rFonts w:ascii="Times New Roman" w:hAnsi="Times New Roman" w:cs="Times New Roman"/>
          <w:b/>
          <w:color w:val="000000"/>
          <w:sz w:val="24"/>
          <w:szCs w:val="24"/>
        </w:rPr>
      </w:pPr>
      <w:bookmarkStart w:id="12" w:name="_Toc000000023"/>
      <w:r>
        <w:rPr>
          <w:rFonts w:ascii="Times New Roman" w:hAnsi="Times New Roman" w:cs="Times New Roman"/>
          <w:color w:val="000000"/>
        </w:rPr>
        <w:t xml:space="preserve">1</w:t>
      </w:r>
      <w:r>
        <w:rPr>
          <w:rFonts w:ascii="Times New Roman" w:hAnsi="Times New Roman" w:cs="Times New Roman"/>
          <w:b/>
          <w:color w:val="000000"/>
          <w:sz w:val="24"/>
        </w:rPr>
        <w:t xml:space="preserve">.1 CONTEXTUALIZAÇÃO DO PROBLEMA</w:t>
      </w:r>
      <w:bookmarkEnd w:id="12"/>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As necessidades dos professores, no que diz respeito às ferramentas digitais, agrupam-se em torno de cinco processos: organização de turmas, planeamento das aulas, registo de presenças, avaliação com notas e produção de documentos de síntese, a que se juntam a criação de recursos e a comunicação com a escola. A oferta digital cresceu, mas fragmentou-se por função: há plataformas para turmas virtuais, outras para criar materiais com inteligência artificial e outras para quizzes interactivos. Como a planificação, a chamada, a avaliação e a pauta formam um encadeamento lógico, a fragmentação pesa sobretudo no fim do ciclo: o documento oficial acaba montado à mão a partir de fontes dispersas, tarefa repetida três ou mais vezes por ano lectivo e propensa a erros. No contexto angolano, com 44,8 por cento de penetração de internet e idade mediana de 16,6 anos (Kemp, 2025), as soluções que exigem conectividade permanente perdem utilidade onde a escola mais precisa delas: a tolerância a redes intermitentes é requisito de adequação.</w:t>
      </w:r>
    </w:p>
    <w:p>
      <w:pPr>
        <w:pBdr/>
        <w:spacing w:before="240" w:after="0"/>
        <w:ind w:firstLine="0"/>
        <w:jc w:val="center"/>
        <w:rPr>
          <w:rFonts w:ascii="Times New Roman" w:hAnsi="Times New Roman" w:cs="Times New Roman"/>
          <w:color w:val="000000"/>
        </w:rPr>
      </w:pPr>
      <w:commentRangeStart w:id="0"/>
      <w:r>
        <w:rPr>
          <w:rFonts w:ascii="Times New Roman" w:hAnsi="Times New Roman" w:cs="Times New Roman"/>
          <w:color w:val="000000"/>
        </w:rPr>
        <w:drawing>
          <wp:inline distT="0" distB="0" distL="0" distR="0">
            <wp:extent cx="4506796" cy="3617841"/>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4506796" cy="3617841"/>
                    </a:xfrm>
                    <a:prstGeom prst="rect">
                      <a:avLst/>
                    </a:prstGeom>
                  </pic:spPr>
                </pic:pic>
              </a:graphicData>
            </a:graphic>
          </wp:inline>
        </w:drawing>
      </w:r>
      <w:commentRangeEnd w:id="0"/>
      <w:r>
        <w:rPr>
          <w:rStyle w:val="CommentReference"/>
        </w:rPr>
        <w:commentReference w:id="0"/>
      </w:r>
    </w:p>
    <w:p>
      <w:pPr>
        <w:pStyle w:val="859"/>
        <w:pBdr/>
        <w:rPr>
          <w:rFonts w:ascii="Times New Roman" w:hAnsi="Times New Roman" w:cs="Times New Roman"/>
          <w:color w:val="000000"/>
        </w:rPr>
      </w:pPr>
      <w:r>
        <w:rPr>
          <w:rFonts w:ascii="Times New Roman" w:hAnsi="Times New Roman" w:cs="Times New Roman"/>
          <w:color w:val="000000"/>
        </w:rPr>
        <w:t xml:space="preserve">Figura </w:t>
      </w:r>
      <w:r>
        <w:rPr>
          <w:rFonts w:ascii="Times New Roman" w:hAnsi="Times New Roman" w:cs="Times New Roman"/>
          <w:color w:val="000000"/>
        </w:rPr>
        <w:fldChar w:fldCharType="begin"/>
      </w:r>
      <w:r>
        <w:rPr>
          <w:rFonts w:ascii="Times New Roman" w:hAnsi="Times New Roman" w:cs="Times New Roman"/>
          <w:color w:val="000000"/>
        </w:rPr>
        <w:instrText xml:space="preserve"> SEQ Figura \* Arabic </w:instrText>
      </w:r>
      <w:r>
        <w:rPr>
          <w:rFonts w:ascii="Times New Roman" w:hAnsi="Times New Roman" w:cs="Times New Roman"/>
          <w:color w:val="000000"/>
        </w:rPr>
        <w:fldChar w:fldCharType="separate"/>
      </w:r>
      <w:r>
        <w:rPr>
          <w:rFonts w:ascii="Times New Roman" w:hAnsi="Times New Roman" w:cs="Times New Roman"/>
          <w:color w:val="000000"/>
        </w:rPr>
        <w:t xml:space="preserve">1</w:t>
      </w:r>
      <w:r>
        <w:rPr>
          <w:rFonts w:ascii="Times New Roman" w:hAnsi="Times New Roman" w:cs="Times New Roman"/>
          <w:color w:val="000000"/>
        </w:rPr>
        <w:fldChar w:fldCharType="end"/>
      </w:r>
      <w:r>
        <w:rPr>
          <w:rFonts w:ascii="Times New Roman" w:hAnsi="Times New Roman" w:cs="Times New Roman"/>
          <w:color w:val="000000"/>
        </w:rPr>
        <w:t xml:space="preserve">– Professor angolano em sala de aula com alunos. </w:t>
      </w:r>
    </w:p>
    <w:p>
      <w:pPr>
        <w:pStyle w:val="838"/>
        <w:pBdr/>
        <w:spacing w:before="240" w:after="0"/>
        <w:ind w:firstLine="0"/>
        <w:rPr>
          <w:rFonts w:ascii="Times New Roman" w:hAnsi="Times New Roman" w:cs="Times New Roman"/>
          <w:i/>
          <w:color w:val="000000"/>
          <w:sz w:val="20"/>
        </w:rPr>
      </w:pPr>
      <w:bookmarkStart w:id="13" w:name="_Toc000000024"/>
      <w:r>
        <w:rPr>
          <w:rFonts w:ascii="Times New Roman" w:hAnsi="Times New Roman" w:cs="Times New Roman"/>
          <w:color w:val="000000"/>
        </w:rPr>
        <w:t xml:space="preserve">1</w:t>
      </w:r>
      <w:r>
        <w:rPr>
          <w:rFonts w:ascii="Times New Roman" w:hAnsi="Times New Roman" w:cs="Times New Roman"/>
          <w:b/>
          <w:color w:val="000000"/>
          <w:sz w:val="24"/>
        </w:rPr>
        <w:t xml:space="preserve">.2 SISTEMAS E FERRAMENTAS COMPARADORAS</w:t>
      </w:r>
      <w:bookmarkEnd w:id="13"/>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Seleccionaram-se onze soluções organizadas em três grupos, conforme a finalidade declarada nas páginas oficiais dos produtos, de modo a não depender de blogues comerciais. No grupo da gestão de turmas incluem-se o Google Classroom, plataforma gratuita do ecossistema Google para turmas virtuais, trabalhos, comunicação e notas (Google, s.d.-a); o Trello, da Atlassian, gestor de quadros visuais do tipo kanban para organização de tarefas (Atlassian, s.d.); o TeacherKit, aplicação de registo de turma com presenças, notas e comportamento (TeacherKit, s.d.); e a iorCLASS, dirigida a professores particulares e pequenas escolas, com gestão de alunos, agenda e controlo financeiro (iorCLASS, s.d.).</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No grupo do planeamento e da produção de conteúdos incluem-se o Teachy, plataforma de inteligência artificial para planos de aula, questões e avaliações, gratuita com planos pagos (Teachy, s.d.); o Ensinei, que cria planos, provas e materiais com inteligência artificial (Ensinei, s.d.); e o Canva Educação, versão educativa gratuita para docentes do editor de design (Canva, s.d.). No grupo da avaliação interactiva incluem-se o Kahoot!, de jogos de quiz em sala (Kahoot!, s.d.); o Wayground, designação assumida desde Junho de 2025 pelo antigo Quizizz (Wayground, 2025); o Edpuzzle, de lições em vídeo com questões (Edpuzzle, s.d.); e o Google Forms, de formulários e testes (Google, s.d.-b).</w:t>
      </w:r>
    </w:p>
    <w:p>
      <w:pPr>
        <w:pStyle w:val="810"/>
        <w:pBdr/>
        <w:spacing w:before="240" w:after="0"/>
        <w:ind w:firstLine="0"/>
        <w:jc w:val="both"/>
        <w:rPr>
          <w:rFonts w:ascii="Times New Roman" w:hAnsi="Times New Roman" w:cs="Times New Roman"/>
          <w:color w:val="000000"/>
          <w:sz w:val="24"/>
        </w:rPr>
      </w:pPr>
      <w:bookmarkStart w:id="14" w:name="_Toc000000025"/>
      <w:r>
        <w:rPr>
          <w:rFonts w:ascii="Times New Roman" w:hAnsi="Times New Roman" w:cs="Times New Roman"/>
          <w:color w:val="000000"/>
        </w:rPr>
        <w:t xml:space="preserve">1</w:t>
      </w:r>
      <w:r>
        <w:rPr>
          <w:rFonts w:ascii="Times New Roman" w:hAnsi="Times New Roman" w:cs="Times New Roman"/>
          <w:b/>
          <w:color w:val="000000"/>
          <w:sz w:val="24"/>
        </w:rPr>
        <w:t xml:space="preserve">.3 ANÁLISE FUNCIONAL E CLASSIFICAÇÃO DOS COMPARADORES</w:t>
      </w:r>
      <w:bookmarkEnd w:id="14"/>
    </w:p>
    <w:p>
      <w:pPr>
        <w:pBdr/>
        <w:spacing w:before="240" w:after="0"/>
        <w:ind w:firstLine="0"/>
        <w:jc w:val="both"/>
        <w:rPr>
          <w:rFonts w:ascii="Times New Roman" w:hAnsi="Times New Roman" w:cs="Times New Roman"/>
          <w:color w:val="000000"/>
          <w:sz w:val="24"/>
          <w:szCs w:val="24"/>
          <w:highlight w:val="none"/>
        </w:rPr>
      </w:pPr>
      <w:r>
        <w:rPr>
          <w:rFonts w:ascii="Times New Roman" w:hAnsi="Times New Roman" w:cs="Times New Roman"/>
          <w:color w:val="000000"/>
          <w:sz w:val="24"/>
        </w:rPr>
        <w:t xml:space="preserve">A comparação usa seis critérios: gestão de turmas e alunos, como registo estruturado da informação escolar; planificação, como arquivo de planos de aula; presenças, como marcação sistemática de chamadas; avaliação e notas, como lançamento organizado de resultados; pautas oficiais, como documentos no formato exigido pelas autoridades escolares; e funcionamento offline, como operacionalidade sem rede. A cada intersecção atribuiu-se Sim, quando a funcionalidade é confirmada nas fontes, Parcial, quando existe de forma limitada, e N/I, não identificada nas fontes consultadas, classificação que evita afirmar que uma capacidade não existe apenas porque não foi encontrada. A Tabela 1 apresenta a matriz resultante.</w:t>
      </w:r>
    </w:p>
    <w:p>
      <w:pPr>
        <w:pStyle w:val="859"/>
        <w:pBdr/>
        <w:ind w:firstLine="0"/>
        <w:rPr>
          <w:rFonts w:ascii="Times New Roman" w:hAnsi="Times New Roman" w:cs="Times New Roman"/>
          <w:color w:val="000000"/>
        </w:rPr>
      </w:pPr>
    </w:p>
    <w:p>
      <w:pPr>
        <w:pStyle w:val="859"/>
        <w:pBdr/>
        <w:ind w:firstLine="0"/>
        <w:rPr>
          <w:rFonts w:ascii="Times New Roman" w:hAnsi="Times New Roman" w:cs="Times New Roman"/>
          <w:color w:val="000000"/>
        </w:rPr>
      </w:pPr>
      <w:bookmarkStart w:id="15" w:name="_Toc7"/>
    </w:p>
    <w:p>
      <w:pPr>
        <w:pStyle w:val="859"/>
        <w:pBdr/>
        <w:rPr>
          <w:rFonts w:ascii="Times New Roman" w:hAnsi="Times New Roman" w:cs="Times New Roman"/>
          <w:color w:val="000000"/>
        </w:rPr>
      </w:pPr>
      <w:bookmarkStart w:id="16" w:name="_Toc8"/>
      <w:r>
        <w:rPr>
          <w:rFonts w:ascii="Times New Roman" w:hAnsi="Times New Roman" w:cs="Times New Roman"/>
          <w:color w:val="000000"/>
        </w:rPr>
        <w:t xml:space="preserve">Tabela </w:t>
      </w:r>
      <w:r>
        <w:rPr>
          <w:rFonts w:ascii="Times New Roman" w:hAnsi="Times New Roman" w:cs="Times New Roman"/>
          <w:color w:val="000000"/>
        </w:rPr>
        <w:fldChar w:fldCharType="begin"/>
      </w:r>
      <w:r>
        <w:rPr>
          <w:rFonts w:ascii="Times New Roman" w:hAnsi="Times New Roman" w:cs="Times New Roman"/>
          <w:color w:val="000000"/>
        </w:rPr>
        <w:instrText xml:space="preserve"> SEQ Tabela \* Arabic </w:instrText>
      </w:r>
      <w:r>
        <w:rPr>
          <w:rFonts w:ascii="Times New Roman" w:hAnsi="Times New Roman" w:cs="Times New Roman"/>
          <w:color w:val="000000"/>
        </w:rPr>
        <w:fldChar w:fldCharType="separate"/>
      </w:r>
      <w:r>
        <w:rPr>
          <w:rFonts w:ascii="Times New Roman" w:hAnsi="Times New Roman" w:cs="Times New Roman"/>
          <w:color w:val="000000"/>
        </w:rPr>
        <w:t xml:space="preserve">1</w:t>
      </w:r>
      <w:r>
        <w:rPr>
          <w:rFonts w:ascii="Times New Roman" w:hAnsi="Times New Roman" w:cs="Times New Roman"/>
          <w:color w:val="000000"/>
        </w:rPr>
        <w:fldChar w:fldCharType="end"/>
      </w:r>
      <w:r>
        <w:rPr>
          <w:rFonts w:ascii="Times New Roman" w:hAnsi="Times New Roman" w:cs="Times New Roman"/>
          <w:color w:val="000000"/>
        </w:rPr>
        <w:t xml:space="preserve"> - Matriz comparativa de funcionalidades entre o ProfSpace e onze ferramentas digitais para professores  </w:t>
      </w:r>
      <w:bookmarkEnd w:id="16"/>
    </w:p>
    <w:tbl>
      <w:tblPr>
        <w:tblStyle w:val="876"/>
        <w:tblW w:w="0" w:type="auto"/>
        <w:tblBorders/>
        <w:tblLook w:val="04A0" w:firstRow="1" w:lastRow="0" w:firstColumn="1" w:lastColumn="0" w:noHBand="0" w:noVBand="1"/>
      </w:tblPr>
      <w:tblGrid>
        <w:gridCol w:w="1727"/>
        <w:gridCol w:w="1274"/>
        <w:gridCol w:w="1215"/>
        <w:gridCol w:w="1206"/>
        <w:gridCol w:w="1223"/>
        <w:gridCol w:w="1231"/>
        <w:gridCol w:w="1195"/>
      </w:tblGrid>
      <w:tr>
        <w:trPr>
          <w:trHeight w:val="378" w:hRule="atLeast"/>
          <w:tblHeader/>
        </w:trPr>
        <w:tc>
          <w:tcPr>
            <w:tcW w:w="1727"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Ferramenta</w:t>
            </w:r>
          </w:p>
        </w:tc>
        <w:tc>
          <w:tcPr>
            <w:tcW w:w="1274"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Turmas</w:t>
            </w:r>
          </w:p>
        </w:tc>
        <w:tc>
          <w:tcPr>
            <w:tcW w:w="1215"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Planificação</w:t>
            </w:r>
          </w:p>
        </w:tc>
        <w:tc>
          <w:tcPr>
            <w:tcW w:w="1206"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Presenças</w:t>
            </w:r>
          </w:p>
        </w:tc>
        <w:tc>
          <w:tcPr>
            <w:tcW w:w="1223"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Avaliação</w:t>
            </w:r>
          </w:p>
        </w:tc>
        <w:tc>
          <w:tcPr>
            <w:tcW w:w="1231"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Pautas oficiais</w:t>
            </w:r>
          </w:p>
        </w:tc>
        <w:tc>
          <w:tcPr>
            <w:tcW w:w="1195" w:type="dxa"/>
            <w:tcBorders/>
            <w:shd w:val="clear" w:color="auto" w:fill="FFC000"/>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b/>
                <w:color w:val="000000"/>
                <w:sz w:val="22"/>
                <w:szCs w:val="22"/>
              </w:rPr>
              <w:t xml:space="preserve">Offline</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ProfSpace</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Google Classroom</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Trello</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TeacherKit</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iorCLASS</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Teachy</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Ensinei</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Canva Educação</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Kahoot!</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Wayground</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Edpuzzle</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Parcial</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r>
        <w:tc>
          <w:tcPr>
            <w:tcW w:w="1727"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Google Forms</w:t>
            </w:r>
          </w:p>
        </w:tc>
        <w:tc>
          <w:tcPr>
            <w:tcW w:w="1274"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1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06"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223"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Sim</w:t>
            </w:r>
          </w:p>
        </w:tc>
        <w:tc>
          <w:tcPr>
            <w:tcW w:w="1231"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c>
          <w:tcPr>
            <w:tcW w:w="1195" w:type="dxa"/>
            <w:tcBorders/>
          </w:tcPr>
          <w:p>
            <w:pPr>
              <w:pBdr/>
              <w:bidi/>
              <w:spacing w:before="240" w:after="0"/>
              <w:ind w:left="0" w:firstLine="0"/>
              <w:jc w:val="right"/>
              <w:rPr>
                <w:rFonts w:ascii="Times New Roman" w:hAnsi="Times New Roman" w:cs="Times New Roman"/>
                <w:color w:val="000000"/>
                <w:sz w:val="22"/>
                <w:szCs w:val="22"/>
              </w:rPr>
            </w:pPr>
            <w:r>
              <w:rPr>
                <w:rFonts w:ascii="Times New Roman" w:hAnsi="Times New Roman" w:cs="Times New Roman"/>
                <w:color w:val="000000"/>
                <w:sz w:val="22"/>
                <w:szCs w:val="22"/>
              </w:rPr>
              <w:t xml:space="preserve">N/I</w:t>
            </w:r>
          </w:p>
        </w:tc>
      </w:tr>
    </w:tbl>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Fonte: elaboração própria a partir das páginas oficiais dos produtos citados no texto.</w:t>
      </w:r>
    </w:p>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Nota: Sim = funcionalidade confirmada; Parcial = presente de forma limitada; N/I = não identificada nas fontes consultadas.</w:t>
      </w:r>
    </w:p>
    <w:p>
      <w:pPr>
        <w:pBdr/>
        <w:spacing w:before="240" w:after="0"/>
        <w:ind w:firstLine="0"/>
        <w:jc w:val="both"/>
        <w:rPr>
          <w:rFonts w:ascii="Times New Roman" w:hAnsi="Times New Roman" w:cs="Times New Roman"/>
          <w:i/>
          <w:color w:val="000000"/>
          <w:sz w:val="18"/>
        </w:rPr>
      </w:pPr>
      <w:r>
        <w:rPr>
          <w:rFonts w:ascii="Times New Roman" w:hAnsi="Times New Roman" w:cs="Times New Roman"/>
          <w:color w:val="000000"/>
          <w:sz w:val="24"/>
        </w:rPr>
        <w:t xml:space="preserve">A leitura por linhas evidencia três padrões: as plataformas de gestão de turma, como o Google Classroom e o TeacherKit, cobrem o registo escolar, mas não produzem documentos oficiais do ensino angolano nem garantem funcionamento offline; as plataformas de inteligência artificial, como o Teachy e o Ensinei, apoiam a preparação de materiais, mas não substituem o registo escolar; e as plataformas de avaliação interactiva concentram-se no momento avalia</w:t>
      </w:r>
      <w:r>
        <w:rPr>
          <w:rFonts w:ascii="Times New Roman" w:hAnsi="Times New Roman" w:cs="Times New Roman"/>
          <w:color w:val="000000"/>
        </w:rPr>
        <w:drawing>
          <wp:anchor distT="0" distB="0" distL="0" distR="0" simplePos="0" relativeHeight="251658241" behindDoc="0" locked="0" layoutInCell="1" allowOverlap="1">
            <wp:simplePos x="0" y="0"/>
            <wp:positionH relativeFrom="column">
              <wp:posOffset>0</wp:posOffset>
            </wp:positionH>
            <wp:positionV relativeFrom="paragraph">
              <wp:posOffset>1308262</wp:posOffset>
            </wp:positionV>
            <wp:extent cx="5760085" cy="3771055"/>
            <wp:effectExtent l="0" t="0" r="0" b="0"/>
            <wp:wrapSquare wrapText="bothSides"/>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5760085" cy="3771055"/>
                    </a:xfrm>
                    <a:prstGeom prst="rect">
                      <a:avLst/>
                    </a:prstGeom>
                  </pic:spPr>
                </pic:pic>
              </a:graphicData>
            </a:graphic>
          </wp:anchor>
        </w:drawing>
      </w:r>
      <w:r>
        <w:rPr>
          <w:rFonts w:ascii="Times New Roman" w:hAnsi="Times New Roman" w:cs="Times New Roman"/>
          <w:color w:val="000000"/>
          <w:sz w:val="24"/>
        </w:rPr>
        <w:t xml:space="preserve">tivo, não na consolidação documental. A classificação do ProfSpace decorre da análise do código descrita no Capítulo 3, e a comparação respeita o âmbito de cada solução.</w:t>
      </w:r>
    </w:p>
    <w:p>
      <w:pPr>
        <w:pStyle w:val="838"/>
        <w:pBdr/>
        <w:spacing w:before="240" w:after="0"/>
        <w:ind w:firstLine="0"/>
        <w:rPr>
          <w:rFonts w:ascii="Times New Roman" w:hAnsi="Times New Roman" w:cs="Times New Roman"/>
          <w:i/>
          <w:color w:val="000000"/>
          <w:sz w:val="20"/>
        </w:rPr>
      </w:pPr>
      <w:bookmarkStart w:id="17" w:name="_Toc000000026"/>
      <w:r>
        <w:rPr>
          <w:rFonts w:ascii="Times New Roman" w:hAnsi="Times New Roman" w:cs="Times New Roman"/>
          <w:color w:val="000000"/>
        </w:rPr>
        <w:drawing>
          <wp:anchor distT="0" distB="0" distL="115200" distR="115200" simplePos="0" relativeHeight="251658242" behindDoc="0" locked="0" layoutInCell="1" allowOverlap="1">
            <wp:simplePos x="0" y="0"/>
            <wp:positionH relativeFrom="column">
              <wp:posOffset>0</wp:posOffset>
            </wp:positionH>
            <wp:positionV relativeFrom="paragraph">
              <wp:posOffset>3910201</wp:posOffset>
            </wp:positionV>
            <wp:extent cx="5760085" cy="457200"/>
            <wp:effectExtent l="0" t="0" r="0" b="0"/>
            <wp:wrapSquare wrapText="bothSides"/>
            <wp:docPr id="5" name="Shape 5"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bookmarkStart w:id="18" w:name="_Toc2"/>
                        <w:r>
                          <w:t xml:space="preserve">Figura </w:t>
                        </w:r>
                        <w:r>
                          <w:fldChar w:fldCharType="begin"/>
                        </w:r>
                        <w:r>
                          <w:instrText xml:space="preserve"> SEQ Figura \* Arabic </w:instrText>
                        </w:r>
                        <w:r>
                          <w:fldChar w:fldCharType="separate"/>
                        </w:r>
                        <w:r>
                          <w:t xml:space="preserve">2</w:t>
                        </w:r>
                        <w:r>
                          <w:fldChar w:fldCharType="end"/>
                        </w:r>
                        <w:r>
                          <w:t xml:space="preserve"> – Logótipo do Google Classroom</w:t>
                        </w:r>
                      </w:p>
                    </w:txbxContent>
                  </wps:txbx>
                  <wps:bodyPr lIns="0" tIns="0" rIns="0" bIns="0">
                    <a:prstTxWarp prst="textNoShape">
                      <a:avLst/>
                    </a:prstTxWarp>
                    <a:spAutoFit/>
                  </wps:bodyPr>
                </wps:wsp>
              </a:graphicData>
            </a:graphic>
          </wp:anchor>
        </w:drawing>
      </w:r>
      <w:r>
        <w:rPr>
          <w:rFonts w:ascii="Times New Roman" w:hAnsi="Times New Roman" w:cs="Times New Roman"/>
          <w:color w:val="000000"/>
        </w:rPr>
        <w:t xml:space="preserve">1</w:t>
      </w:r>
      <w:r>
        <w:rPr>
          <w:rFonts w:ascii="Times New Roman" w:hAnsi="Times New Roman" w:cs="Times New Roman"/>
          <w:b/>
          <w:color w:val="000000"/>
          <w:sz w:val="24"/>
        </w:rPr>
        <w:t xml:space="preserve">.4 DIFERENCIAÇÃO DO PROFSPACE</w:t>
      </w:r>
      <w:bookmarkEnd w:id="17"/>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 diferenciação assenta em características existentes e verificáveis. A primeira é a cobertura do ciclo docente num espaço único: turmas e alunos, disciplinas com horários, planificações, presenças com justificação, avaliações com painel de notas, provas com aprovação da direcção, pautas e comunicados. O painel inicial, na Figura 1, reúne a agenda do dia derivada do horário, os comunicados da direcção e as planificações próximas, sem estatísticas não calculadas a partir de dados reais. A segunda é o modelo de permissões por papel: a plataforma distingue professor, secretário, director e administração, decide no servidor quem executa cada operação e remove os campos sensíveis do aluno para papéis não autorizados, como resume a Tabela 2.</w:t>
      </w: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szCs w:val="24"/>
        </w:rPr>
      </w:pPr>
      <w:r>
        <w:rPr>
          <w:rFonts w:ascii="Times New Roman" w:hAnsi="Times New Roman" w:cs="Times New Roman"/>
          <w:color w:val="000000"/>
        </w:rPr>
        <w:drawing>
          <wp:anchor distT="0" distB="0" distL="0" distR="0" simplePos="0" relativeHeight="251658243" behindDoc="0" locked="0" layoutInCell="1" allowOverlap="1">
            <wp:simplePos x="0" y="0"/>
            <wp:positionH relativeFrom="column">
              <wp:posOffset>58976</wp:posOffset>
            </wp:positionH>
            <wp:positionV relativeFrom="paragraph">
              <wp:posOffset>86278</wp:posOffset>
            </wp:positionV>
            <wp:extent cx="5760085" cy="3577826"/>
            <wp:effectExtent l="0" t="0" r="0" b="0"/>
            <wp:wrapSquare wrapText="bothSides"/>
            <wp:docPr id="6" name="Picture 6" descr=""/>
            <wp:cNvGraphicFramePr/>
            <a:graphic>
              <a:graphicData uri="http://schemas.openxmlformats.org/drawingml/2006/picture">
                <pic:pic>
                  <pic:nvPicPr>
                    <pic:cNvPr id="0" name="image5.png" descr=""/>
                    <pic:cNvPicPr>
                      <a:picLocks noChangeAspect="1" noChangeArrowheads="1"/>
                    </pic:cNvPicPr>
                  </pic:nvPicPr>
                  <pic:blipFill>
                    <a:blip r:embed="rId5"/>
                    <a:stretch>
                      <a:fillRect/>
                    </a:stretch>
                  </pic:blipFill>
                  <pic:spPr bwMode="auto">
                    <a:xfrm>
                      <a:off x="0" y="0"/>
                      <a:ext cx="5760085" cy="3577826"/>
                    </a:xfrm>
                    <a:prstGeom prst="rect">
                      <a:avLst/>
                    </a:prstGeom>
                  </pic:spPr>
                </pic:pic>
              </a:graphicData>
            </a:graphic>
          </wp:anchor>
        </w:drawing>
      </w:r>
      <w:r>
        <w:rPr>
          <w:rFonts w:ascii="Times New Roman" w:hAnsi="Times New Roman" w:cs="Times New Roman"/>
          <w:color w:val="000000"/>
        </w:rPr>
        <w:drawing>
          <wp:anchor distT="0" distB="0" distL="115200" distR="115200" simplePos="0" relativeHeight="251658244" behindDoc="0" locked="0" layoutInCell="1" allowOverlap="1">
            <wp:simplePos x="0" y="0"/>
            <wp:positionH relativeFrom="column">
              <wp:posOffset>58976</wp:posOffset>
            </wp:positionH>
            <wp:positionV relativeFrom="paragraph">
              <wp:posOffset>3721704</wp:posOffset>
            </wp:positionV>
            <wp:extent cx="5760085" cy="457200"/>
            <wp:effectExtent l="0" t="0" r="0" b="0"/>
            <wp:wrapSquare wrapText="bothSides"/>
            <wp:docPr id="7" name="Shape 7"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pPr>
                        <w:r>
                          <w:t xml:space="preserve">Figura </w:t>
                        </w:r>
                        <w:r>
                          <w:fldChar w:fldCharType="begin"/>
                        </w:r>
                        <w:r>
                          <w:instrText xml:space="preserve"> SEQ Figura \* Arabic </w:instrText>
                        </w:r>
                        <w:r>
                          <w:fldChar w:fldCharType="separate"/>
                        </w:r>
                        <w:r>
                          <w:t xml:space="preserve">3</w:t>
                        </w:r>
                        <w:r>
                          <w:fldChar w:fldCharType="end"/>
                        </w:r>
                        <w:r>
                          <w:t xml:space="preserve">– Painel inicial do ProfSpace, com comunicados, agenda do dia e atalhos de trabalho</w:t>
                        </w:r>
                      </w:p>
                      <w:p>
                        <w:pPr>
                          <w:pStyle w:val="859"/>
                          <w:pBdr/>
                          <w:rPr>
                            <w:rFonts w:ascii="Cambria Math" w:hAnsi="Cambria Math" w:eastAsia="Cambria Math" w:cs="Cambria Math"/>
                          </w:rPr>
                        </w:pPr>
                        <w:r>
                          <w:t xml:space="preserve"> Fonte: captura de ecrã da aplicação em execução local, com contas de demonstração (2026). </w:t>
                        </w:r>
                      </w:p>
                    </w:txbxContent>
                  </wps:txbx>
                  <wps:bodyPr lIns="0" tIns="0" rIns="0" bIns="0">
                    <a:prstTxWarp prst="textNoShape">
                      <a:avLst/>
                    </a:prstTxWarp>
                    <a:spAutoFit/>
                  </wps:bodyPr>
                </wps:wsp>
              </a:graphicData>
            </a:graphic>
          </wp:anchor>
        </w:drawing>
      </w:r>
    </w:p>
    <w:p>
      <w:pPr>
        <w:pStyle w:val="859"/>
        <w:pBdr/>
        <w:ind w:firstLine="0"/>
        <w:rPr>
          <w:rFonts w:ascii="Times New Roman" w:hAnsi="Times New Roman" w:cs="Times New Roman"/>
          <w:color w:val="000000"/>
        </w:rPr>
      </w:pPr>
    </w:p>
    <w:p>
      <w:pPr>
        <w:pStyle w:val="859"/>
        <w:pBdr/>
        <w:rPr>
          <w:rFonts w:ascii="Times New Roman" w:hAnsi="Times New Roman" w:cs="Times New Roman"/>
          <w:color w:val="000000"/>
        </w:rPr>
      </w:pPr>
      <w:bookmarkStart w:id="19" w:name="_Toc9"/>
      <w:r>
        <w:rPr>
          <w:rFonts w:ascii="Times New Roman" w:hAnsi="Times New Roman" w:cs="Times New Roman"/>
          <w:color w:val="000000"/>
        </w:rPr>
        <w:t xml:space="preserve">Tabela </w:t>
      </w:r>
      <w:r>
        <w:rPr>
          <w:rFonts w:ascii="Times New Roman" w:hAnsi="Times New Roman" w:cs="Times New Roman"/>
          <w:color w:val="000000"/>
        </w:rPr>
        <w:fldChar w:fldCharType="begin"/>
      </w:r>
      <w:r>
        <w:rPr>
          <w:rFonts w:ascii="Times New Roman" w:hAnsi="Times New Roman" w:cs="Times New Roman"/>
          <w:color w:val="000000"/>
        </w:rPr>
        <w:instrText xml:space="preserve"> SEQ Tabela \* Arabic </w:instrText>
      </w:r>
      <w:r>
        <w:rPr>
          <w:rFonts w:ascii="Times New Roman" w:hAnsi="Times New Roman" w:cs="Times New Roman"/>
          <w:color w:val="000000"/>
        </w:rPr>
        <w:fldChar w:fldCharType="separate"/>
      </w:r>
      <w:r>
        <w:rPr>
          <w:rFonts w:ascii="Times New Roman" w:hAnsi="Times New Roman" w:cs="Times New Roman"/>
          <w:color w:val="000000"/>
        </w:rPr>
        <w:t xml:space="preserve">2</w:t>
      </w:r>
      <w:r>
        <w:rPr>
          <w:rFonts w:ascii="Times New Roman" w:hAnsi="Times New Roman" w:cs="Times New Roman"/>
          <w:color w:val="000000"/>
        </w:rPr>
        <w:fldChar w:fldCharType="end"/>
      </w:r>
      <w:r>
        <w:rPr>
          <w:rFonts w:ascii="Times New Roman" w:hAnsi="Times New Roman" w:cs="Times New Roman"/>
          <w:color w:val="000000"/>
        </w:rPr>
        <w:t xml:space="preserve"> - Matriz de permissões por papel no espaço institucional do ProfSpace  </w:t>
      </w:r>
      <w:bookmarkEnd w:id="19"/>
    </w:p>
    <w:tbl>
      <w:tblPr>
        <w:tblStyle w:val="876"/>
        <w:tblW w:w="0" w:type="auto"/>
        <w:tblBorders/>
        <w:tblLook w:val="04A0" w:firstRow="1" w:lastRow="0" w:firstColumn="1" w:lastColumn="0" w:noHBand="0" w:noVBand="1"/>
      </w:tblPr>
      <w:tblGrid>
        <w:gridCol w:w="2947"/>
        <w:gridCol w:w="1809"/>
        <w:gridCol w:w="1455"/>
        <w:gridCol w:w="1507"/>
        <w:gridCol w:w="1642"/>
      </w:tblGrid>
      <w:tr>
        <w:trPr>
          <w:tblHeader/>
        </w:trPr>
        <w:tc>
          <w:tcPr>
            <w:tcW w:w="2947" w:type="dxa"/>
            <w:tcBorders/>
            <w:shd w:val="clear" w:color="auto" w:fill="FFC000"/>
          </w:tcPr>
          <w:p>
            <w:pPr>
              <w:pBdr/>
              <w:shd w:val="clear" w:color="auto" w:fill="FFC000"/>
              <w:spacing w:before="240" w:after="0"/>
              <w:ind w:firstLine="0"/>
              <w:jc w:val="center"/>
              <w:rPr>
                <w:rFonts w:ascii="Times New Roman" w:hAnsi="Times New Roman" w:cs="Times New Roman"/>
                <w:color w:val="000000"/>
                <w:highlight w:val="none"/>
              </w:rPr>
            </w:pPr>
            <w:r>
              <w:rPr>
                <w:rFonts w:ascii="Times New Roman" w:hAnsi="Times New Roman" w:cs="Times New Roman"/>
                <w:b/>
                <w:color w:val="000000"/>
                <w:sz w:val="20"/>
                <w:highlight w:val="none"/>
              </w:rPr>
              <w:t xml:space="preserve">Operação</w:t>
            </w:r>
          </w:p>
        </w:tc>
        <w:tc>
          <w:tcPr>
            <w:tcW w:w="1809" w:type="dxa"/>
            <w:tcBorders/>
            <w:shd w:val="clear" w:color="auto" w:fill="FFC000"/>
          </w:tcPr>
          <w:p>
            <w:pPr>
              <w:pBdr/>
              <w:shd w:val="clear" w:color="auto" w:fill="FFC000"/>
              <w:spacing w:before="240" w:after="0"/>
              <w:ind w:firstLine="0"/>
              <w:jc w:val="center"/>
              <w:rPr>
                <w:rFonts w:ascii="Times New Roman" w:hAnsi="Times New Roman" w:cs="Times New Roman"/>
                <w:color w:val="000000"/>
                <w:highlight w:val="none"/>
              </w:rPr>
            </w:pPr>
            <w:r>
              <w:rPr>
                <w:rFonts w:ascii="Times New Roman" w:hAnsi="Times New Roman" w:cs="Times New Roman"/>
                <w:b/>
                <w:color w:val="000000"/>
                <w:sz w:val="20"/>
                <w:highlight w:val="none"/>
              </w:rPr>
              <w:t xml:space="preserve">Professor</w:t>
            </w:r>
          </w:p>
        </w:tc>
        <w:tc>
          <w:tcPr>
            <w:tcW w:w="1455" w:type="dxa"/>
            <w:tcBorders/>
            <w:shd w:val="clear" w:color="auto" w:fill="FFC000"/>
          </w:tcPr>
          <w:p>
            <w:pPr>
              <w:pBdr/>
              <w:shd w:val="clear" w:color="auto" w:fill="FFC000"/>
              <w:spacing w:before="240" w:after="0"/>
              <w:ind w:firstLine="0"/>
              <w:jc w:val="center"/>
              <w:rPr>
                <w:rFonts w:ascii="Times New Roman" w:hAnsi="Times New Roman" w:cs="Times New Roman"/>
                <w:color w:val="000000"/>
                <w:highlight w:val="none"/>
              </w:rPr>
            </w:pPr>
            <w:r>
              <w:rPr>
                <w:rFonts w:ascii="Times New Roman" w:hAnsi="Times New Roman" w:cs="Times New Roman"/>
                <w:b/>
                <w:color w:val="000000"/>
                <w:sz w:val="20"/>
                <w:highlight w:val="none"/>
              </w:rPr>
              <w:t xml:space="preserve">Secretário</w:t>
            </w:r>
          </w:p>
        </w:tc>
        <w:tc>
          <w:tcPr>
            <w:tcW w:w="1507" w:type="dxa"/>
            <w:tcBorders/>
            <w:shd w:val="clear" w:color="auto" w:fill="FFC000"/>
          </w:tcPr>
          <w:p>
            <w:pPr>
              <w:pBdr/>
              <w:shd w:val="clear" w:color="auto" w:fill="FFC000"/>
              <w:spacing w:before="240" w:after="0"/>
              <w:ind w:firstLine="0"/>
              <w:jc w:val="center"/>
              <w:rPr>
                <w:rFonts w:ascii="Times New Roman" w:hAnsi="Times New Roman" w:cs="Times New Roman"/>
                <w:color w:val="000000"/>
                <w:highlight w:val="none"/>
              </w:rPr>
            </w:pPr>
            <w:r>
              <w:rPr>
                <w:rFonts w:ascii="Times New Roman" w:hAnsi="Times New Roman" w:cs="Times New Roman"/>
                <w:b/>
                <w:color w:val="000000"/>
                <w:sz w:val="20"/>
                <w:highlight w:val="none"/>
              </w:rPr>
              <w:t xml:space="preserve">Director</w:t>
            </w:r>
          </w:p>
        </w:tc>
        <w:tc>
          <w:tcPr>
            <w:tcW w:w="1642" w:type="dxa"/>
            <w:tcBorders/>
            <w:shd w:val="clear" w:color="auto" w:fill="FFC000"/>
          </w:tcPr>
          <w:p>
            <w:pPr>
              <w:pBdr/>
              <w:shd w:val="clear" w:color="auto" w:fill="FFC000"/>
              <w:spacing w:before="240" w:after="0"/>
              <w:ind w:firstLine="0"/>
              <w:jc w:val="center"/>
              <w:rPr>
                <w:rFonts w:ascii="Times New Roman" w:hAnsi="Times New Roman" w:cs="Times New Roman"/>
                <w:color w:val="000000"/>
                <w:highlight w:val="none"/>
              </w:rPr>
            </w:pPr>
            <w:r>
              <w:rPr>
                <w:rFonts w:ascii="Times New Roman" w:hAnsi="Times New Roman" w:cs="Times New Roman"/>
                <w:b/>
                <w:color w:val="000000"/>
                <w:sz w:val="20"/>
                <w:highlight w:val="none"/>
              </w:rPr>
              <w:t xml:space="preserve">Administração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Criar ou editar turmas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r>
      <w:tr>
        <w:trPr>
          <w:trHeight w:val="230" w:hRule="atLeast"/>
        </w:trP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Criar ou editar alunos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Criar ou editar disciplinas e horários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Planificações (criar e editar)</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Quem lecciona</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 vê</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Consulta</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Consulta</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Marcar presenças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Quem lecciona</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Rever faltas (justificação)</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Quem lecciona</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Avaliações e notas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Quem lecciona</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 vê</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Consulta</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Consulta</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Provas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Cria rascunho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Aprova</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Consulta</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Comunicados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Notas da pauta</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Responsável</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Fechar ou reabrir pauta</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r>
      <w:tr>
        <w:tc>
          <w:tcPr>
            <w:tcW w:w="2947"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Dados da instituição e membros</w:t>
            </w:r>
          </w:p>
        </w:tc>
        <w:tc>
          <w:tcPr>
            <w:tcW w:w="1809"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455"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507"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Não</w:t>
            </w:r>
          </w:p>
        </w:tc>
        <w:tc>
          <w:tcPr>
            <w:tcW w:w="164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Sim</w:t>
            </w:r>
          </w:p>
        </w:tc>
      </w:tr>
    </w:tbl>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Fonte: elaboração própria </w:t>
      </w:r>
    </w:p>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Nota: Quem lecciona = professor atribuído à disciplina na turma em causa; Consulta = acesso de leitura sem edição.</w:t>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sz w:val="24"/>
        </w:rPr>
        <w:t xml:space="preserve">A terceira característica é o módulo de pautas, integrado como núcleo reutilizável: calcula médias trimestrais a partir das notas de avaliação contínua e das provas, converte-as em conceitos e gera a pauta de cada trimestre em A4, a final em A3 e o mapa estatístico de aproveitamento, com cabeçalho da instituição, visto da direcção e assinaturas, além da exportação para Excel com fórmulas. A Figura 2 mostra o registo de presenças e a Figura 3 uma pauta de conceitos gerada com os dados de demonstração. A quarta é a robustez em redes desiguais: o cliente guarda os dados localmente e sincroniza quando a ligação regressa.</w:t>
      </w: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115200" distR="115200" simplePos="0" relativeHeight="251658245" behindDoc="0" locked="0" layoutInCell="1" allowOverlap="1">
            <wp:simplePos x="0" y="0"/>
            <wp:positionH relativeFrom="column">
              <wp:posOffset>0</wp:posOffset>
            </wp:positionH>
            <wp:positionV relativeFrom="paragraph">
              <wp:posOffset>3531874</wp:posOffset>
            </wp:positionV>
            <wp:extent cx="5760085" cy="457200"/>
            <wp:effectExtent l="0" t="0" r="0" b="0"/>
            <wp:wrapSquare wrapText="bothSides"/>
            <wp:docPr id="8" name="Shape 8"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r>
                          <w:t xml:space="preserve">Figura </w:t>
                        </w:r>
                        <w:r>
                          <w:fldChar w:fldCharType="begin"/>
                        </w:r>
                        <w:r>
                          <w:instrText xml:space="preserve"> SEQ Figura \* Arabic </w:instrText>
                        </w:r>
                        <w:r>
                          <w:fldChar w:fldCharType="separate"/>
                        </w:r>
                        <w:r>
                          <w:t xml:space="preserve">4</w:t>
                        </w:r>
                        <w:r>
                          <w:fldChar w:fldCharType="end"/>
                        </w:r>
                        <w:r>
                          <w:t xml:space="preserve"> – Painel de registo de presenças (chamada), com marcação por aluno e gravação explícita Fonte: captura de ecrã da aplicação em execução local (2026). </w:t>
                        </w:r>
                      </w:p>
                    </w:txbxContent>
                  </wps:txbx>
                  <wps:bodyPr lIns="0" tIns="0" rIns="0" bIns="0">
                    <a:prstTxWarp prst="textNoShape">
                      <a:avLst/>
                    </a:prstTxWarp>
                    <a:spAutoFit/>
                  </wps:bodyPr>
                </wps:wsp>
              </a:graphicData>
            </a:graphic>
          </wp:anchor>
        </w:drawing>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0" distR="0" simplePos="0" relativeHeight="251658246" behindDoc="0" locked="0" layoutInCell="1" allowOverlap="1">
            <wp:simplePos x="0" y="0"/>
            <wp:positionH relativeFrom="column">
              <wp:posOffset>0</wp:posOffset>
            </wp:positionH>
            <wp:positionV relativeFrom="paragraph">
              <wp:posOffset>-184032</wp:posOffset>
            </wp:positionV>
            <wp:extent cx="5760085" cy="3330661"/>
            <wp:effectExtent l="0" t="0" r="0" b="0"/>
            <wp:wrapSquare wrapText="bothSides"/>
            <wp:docPr id="9" name="Picture 9"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5760085" cy="3330661"/>
                    </a:xfrm>
                    <a:prstGeom prst="rect">
                      <a:avLst/>
                    </a:prstGeom>
                  </pic:spPr>
                </pic:pic>
              </a:graphicData>
            </a:graphic>
          </wp:anchor>
        </w:drawing>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0" distR="0" simplePos="0" relativeHeight="251658247" behindDoc="0" locked="0" layoutInCell="1" allowOverlap="1">
            <wp:simplePos x="0" y="0"/>
            <wp:positionH relativeFrom="column">
              <wp:posOffset>0</wp:posOffset>
            </wp:positionH>
            <wp:positionV relativeFrom="paragraph">
              <wp:posOffset>186444</wp:posOffset>
            </wp:positionV>
            <wp:extent cx="5760085" cy="3435409"/>
            <wp:effectExtent l="0" t="0" r="0" b="0"/>
            <wp:wrapSquare wrapText="bothSides"/>
            <wp:docPr id="10" name="Picture 10" descr=""/>
            <wp:cNvGraphicFramePr/>
            <a:graphic>
              <a:graphicData uri="http://schemas.openxmlformats.org/drawingml/2006/picture">
                <pic:pic>
                  <pic:nvPicPr>
                    <pic:cNvPr id="0" name="image7.png" descr=""/>
                    <pic:cNvPicPr>
                      <a:picLocks noChangeAspect="1" noChangeArrowheads="1"/>
                    </pic:cNvPicPr>
                  </pic:nvPicPr>
                  <pic:blipFill>
                    <a:blip r:embed="rId7"/>
                    <a:stretch>
                      <a:fillRect/>
                    </a:stretch>
                  </pic:blipFill>
                  <pic:spPr bwMode="auto">
                    <a:xfrm>
                      <a:off x="0" y="0"/>
                      <a:ext cx="5760085" cy="3435409"/>
                    </a:xfrm>
                    <a:prstGeom prst="rect">
                      <a:avLst/>
                    </a:prstGeom>
                  </pic:spPr>
                </pic:pic>
              </a:graphicData>
            </a:graphic>
          </wp:anchor>
        </w:drawing>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115200" distR="115200" simplePos="0" relativeHeight="251658248" behindDoc="0" locked="0" layoutInCell="1" allowOverlap="1">
            <wp:simplePos x="0" y="0"/>
            <wp:positionH relativeFrom="column">
              <wp:posOffset>0</wp:posOffset>
            </wp:positionH>
            <wp:positionV relativeFrom="paragraph">
              <wp:posOffset>3504208</wp:posOffset>
            </wp:positionV>
            <wp:extent cx="5760085" cy="457200"/>
            <wp:effectExtent l="0" t="0" r="0" b="0"/>
            <wp:wrapSquare wrapText="bothSides"/>
            <wp:docPr id="11" name="Shape 11"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r>
                          <w:t xml:space="preserve">Figura </w:t>
                        </w:r>
                        <w:r>
                          <w:fldChar w:fldCharType="begin"/>
                        </w:r>
                        <w:r>
                          <w:instrText xml:space="preserve"> SEQ Figura \* Arabic </w:instrText>
                        </w:r>
                        <w:r>
                          <w:fldChar w:fldCharType="separate"/>
                        </w:r>
                        <w:r>
                          <w:t xml:space="preserve">5</w:t>
                        </w:r>
                        <w:r>
                          <w:fldChar w:fldCharType="end"/>
                        </w:r>
                        <w:r>
                          <w:t xml:space="preserve">– Pauta de conceitos gerada pelo módulo de pautas, com cabeçalho institucional e cálculo automático Fonte: documento gerado pela própria aplicação em execução local (2026). </w:t>
                        </w:r>
                      </w:p>
                    </w:txbxContent>
                  </wps:txbx>
                  <wps:bodyPr lIns="0" tIns="0" rIns="0" bIns="0">
                    <a:prstTxWarp prst="textNoShape">
                      <a:avLst/>
                    </a:prstTxWarp>
                    <a:spAutoFit/>
                  </wps:bodyPr>
                </wps:wsp>
              </a:graphicData>
            </a:graphic>
          </wp:anchor>
        </w:drawing>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sz w:val="24"/>
        </w:rPr>
        <w:t xml:space="preserve">Feita a inventariação, distinguem-se três planos. São características existentes tudo o que foi descrito e confirmado no código. É diferenciação potencial a combinação dessas características num produto dirigido ao ensino geral de língua portuguesa: nenhuma das onze ferramentas reúne gestão do registo escolar, pautas oficiais e funcionamento offline, mas a vantagem carece de validação junto do mercado. São melhorias futuras o envio real de correio na recuperação de senha, os anexos nos comunicados, a ligação entre avaliações e notas da pauta, hoje independentes, e o HTTPS e as cópias de segurança de produção. A proposta de valor é substituir a dispersão de suportes por um espaço único que acompanha o trabalho da planificação ao documento oficial.</w:t>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115200" distR="115200" simplePos="0" relativeHeight="251658249" behindDoc="0" locked="0" layoutInCell="1" allowOverlap="1">
            <wp:simplePos x="0" y="0"/>
            <wp:positionH relativeFrom="column">
              <wp:posOffset>0</wp:posOffset>
            </wp:positionH>
            <wp:positionV relativeFrom="paragraph">
              <wp:posOffset>3207424</wp:posOffset>
            </wp:positionV>
            <wp:extent cx="5760085" cy="457200"/>
            <wp:effectExtent l="0" t="0" r="0" b="0"/>
            <wp:wrapSquare wrapText="bothSides"/>
            <wp:docPr id="12" name="Shape 12"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bookmarkStart w:id="20" w:name="_Toc6"/>
                        <w:r>
                          <w:t xml:space="preserve">Figura </w:t>
                        </w:r>
                        <w:r>
                          <w:fldChar w:fldCharType="begin"/>
                        </w:r>
                        <w:r>
                          <w:instrText xml:space="preserve"> SEQ Figura \* Arabic </w:instrText>
                        </w:r>
                        <w:r>
                          <w:fldChar w:fldCharType="separate"/>
                        </w:r>
                        <w:r>
                          <w:t xml:space="preserve">6</w:t>
                        </w:r>
                        <w:r>
                          <w:fldChar w:fldCharType="end"/>
                        </w:r>
                        <w:r>
                          <w:t xml:space="preserve">– Logótipo do Trello</w:t>
                        </w:r>
                      </w:p>
                    </w:txbxContent>
                  </wps:txbx>
                  <wps:bodyPr lIns="0" tIns="0" rIns="0" bIns="0">
                    <a:prstTxWarp prst="textNoShape">
                      <a:avLst/>
                    </a:prstTxWarp>
                    <a:spAutoFit/>
                  </wps:bodyPr>
                </wps:wsp>
              </a:graphicData>
            </a:graphic>
          </wp:anchor>
        </w:drawing>
      </w:r>
      <w:r>
        <w:rPr>
          <w:rFonts w:ascii="Times New Roman" w:hAnsi="Times New Roman" w:cs="Times New Roman"/>
          <w:color w:val="000000"/>
          <w:sz w:val="24"/>
        </w:rPr>
        <w:drawing>
          <wp:anchor distT="0" distB="0" distL="0" distR="0" simplePos="0" relativeHeight="251658250" behindDoc="0" locked="0" layoutInCell="1" allowOverlap="1">
            <wp:simplePos x="0" y="0"/>
            <wp:positionH relativeFrom="column">
              <wp:posOffset>0</wp:posOffset>
            </wp:positionH>
            <wp:positionV relativeFrom="paragraph">
              <wp:posOffset>-6631</wp:posOffset>
            </wp:positionV>
            <wp:extent cx="5760085" cy="3156455"/>
            <wp:effectExtent l="0" t="0" r="0" b="0"/>
            <wp:wrapSquare wrapText="bothSides"/>
            <wp:docPr id="13" name="Picture 13" descr=""/>
            <wp:cNvGraphicFramePr/>
            <a:graphic>
              <a:graphicData uri="http://schemas.openxmlformats.org/drawingml/2006/picture">
                <pic:pic>
                  <pic:nvPicPr>
                    <pic:cNvPr id="0" name="image8.png" descr=""/>
                    <pic:cNvPicPr>
                      <a:picLocks noChangeAspect="1" noChangeArrowheads="1"/>
                    </pic:cNvPicPr>
                  </pic:nvPicPr>
                  <pic:blipFill>
                    <a:blip r:embed="rId8"/>
                    <a:stretch>
                      <a:fillRect/>
                    </a:stretch>
                  </pic:blipFill>
                  <pic:spPr bwMode="auto">
                    <a:xfrm>
                      <a:off x="0" y="0"/>
                      <a:ext cx="5760085" cy="3156455"/>
                    </a:xfrm>
                    <a:prstGeom prst="rect">
                      <a:avLst/>
                    </a:prstGeom>
                  </pic:spPr>
                </pic:pic>
              </a:graphicData>
            </a:graphic>
          </wp:anchor>
        </w:drawing>
      </w:r>
    </w:p>
    <w:p>
      <w:pPr>
        <w:pStyle w:val="838"/>
        <w:pBdr/>
        <w:spacing w:before="240" w:after="0"/>
        <w:ind w:firstLine="0"/>
        <w:rPr>
          <w:rFonts w:ascii="Times New Roman" w:hAnsi="Times New Roman" w:cs="Times New Roman"/>
          <w:i/>
          <w:color w:val="000000"/>
          <w:sz w:val="20"/>
        </w:rPr>
      </w:pPr>
      <w:bookmarkStart w:id="21" w:name="_Toc000000027"/>
      <w:r>
        <w:rPr>
          <w:rFonts w:ascii="Times New Roman" w:hAnsi="Times New Roman" w:cs="Times New Roman"/>
          <w:color w:val="000000"/>
        </w:rPr>
        <w:t xml:space="preserve">1</w:t>
      </w:r>
      <w:r>
        <w:rPr>
          <w:rFonts w:ascii="Times New Roman" w:hAnsi="Times New Roman" w:cs="Times New Roman"/>
          <w:b/>
          <w:color w:val="000000"/>
          <w:sz w:val="24"/>
        </w:rPr>
        <w:t xml:space="preserve">.5 PROFSPACE COMO PRODUTO COMERCIAL</w:t>
      </w:r>
      <w:bookmarkEnd w:id="21"/>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valor de uma aplicação depende de alguém disposto a pagar pelos benefícios que ela produz. Os clientes potenciais organizam-se em três segmentos: professores individuais; escolas privadas e centros de formação, que necessitam de conformidade documental e acompanhamento institucional; e, com menor prioridade, instituições públicas. As necessidades pagáveis são a poupança de tempo, a redução de erros nas pautas, o arquivo do histórico e a separação de responsabilidades. Entre os modelos de negócio habituais, a subscrição individual esbarra na fraca capacidade de pagamento e em alternativas gratuitas para necessidades parciais, como o Google Classroom (Google, s.d.-a); o licenciamento a operadores exige maturidade contratual que o projecto não demonstrou; o modelo mais compatível é o gratuito com funcionalidades pagas: plano gratuito ao professor individual e planos institucionais anuais por escola, com gestão de membros, comunicados e fecho de pautas pela direcção, componentes de valor colectivo já implementados.</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 estrutura de custos favorece a experimentação: o servidor não tem dependências comerciais, o armazenamento é um ficheiro por instalação e o funcionamento offline reduz o tráfego. O regime tem limites: o ficheiro único não suporta muitas instituições em simultâneo e a sincronização por registo inteiro faz prevalecer a última gravação, exigindo disciplina de uso antes de escalar; somam-se os custos permanentes, como HTTPS, cópias de segurança, suporte e formação. Os riscos de adopção incluem a capacidade de pagamento limitada, a concorrência gratuita parcial e a mudança de hábitos; a penetração de internet de 44,8 por cento (Kemp, 2025) limita o mercado imediato e valoriza o argumento de funcionamento offline, raro entre as concorrentes.</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Nenhuma destas considerações equivale a rentabilidade demonstrada. Sem dados financeiros reais, a análise mantém-se qualitativa: o potencial de receita existe, apoiado num segmento mal servido e num custo de operação reduzido; a rentabilidade dependerá da procura efectiva, da conversão dos planos institucionais e da disciplina de custos. A via de validação é um piloto com escolas privadas e indicadores definidos de antemão, como pautas geradas por período, professores activos semanalmente e disposição a pagar, seguido de decisão apenas com esses dados.</w:t>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115200" distR="115200" simplePos="0" relativeHeight="251658251" behindDoc="0" locked="0" layoutInCell="1" allowOverlap="1">
            <wp:simplePos x="0" y="0"/>
            <wp:positionH relativeFrom="column">
              <wp:posOffset>0</wp:posOffset>
            </wp:positionH>
            <wp:positionV relativeFrom="paragraph">
              <wp:posOffset>4152220</wp:posOffset>
            </wp:positionV>
            <wp:extent cx="5760085" cy="457200"/>
            <wp:effectExtent l="0" t="0" r="0" b="0"/>
            <wp:wrapSquare wrapText="bothSides"/>
            <wp:docPr id="14" name="Shape 14"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r>
                          <w:t xml:space="preserve">Figura </w:t>
                        </w:r>
                        <w:r>
                          <w:fldChar w:fldCharType="begin"/>
                        </w:r>
                        <w:r>
                          <w:instrText xml:space="preserve"> SEQ Figura \* Arabic </w:instrText>
                        </w:r>
                        <w:r>
                          <w:fldChar w:fldCharType="separate"/>
                        </w:r>
                        <w:r>
                          <w:t xml:space="preserve">7</w:t>
                        </w:r>
                        <w:r>
                          <w:fldChar w:fldCharType="end"/>
                        </w:r>
                        <w:r>
                          <w:t xml:space="preserve"> - Interface de início de sessão do Kahoot! </w:t>
                        </w:r>
                      </w:p>
                    </w:txbxContent>
                  </wps:txbx>
                  <wps:bodyPr lIns="0" tIns="0" rIns="0" bIns="0">
                    <a:prstTxWarp prst="textNoShape">
                      <a:avLst/>
                    </a:prstTxWarp>
                    <a:spAutoFit/>
                  </wps:bodyPr>
                </wps:wsp>
              </a:graphicData>
            </a:graphic>
          </wp:anchor>
        </w:drawing>
      </w:r>
      <w:r>
        <w:rPr>
          <w:rFonts w:ascii="Times New Roman" w:hAnsi="Times New Roman" w:cs="Times New Roman"/>
          <w:color w:val="000000"/>
        </w:rPr>
        <w:drawing>
          <wp:anchor distT="0" distB="0" distL="115200" distR="115200" simplePos="0" relativeHeight="251658252" behindDoc="0" locked="0" layoutInCell="1" allowOverlap="1">
            <wp:simplePos x="0" y="0"/>
            <wp:positionH relativeFrom="column">
              <wp:posOffset>0</wp:posOffset>
            </wp:positionH>
            <wp:positionV relativeFrom="paragraph">
              <wp:posOffset>4152220</wp:posOffset>
            </wp:positionV>
            <wp:extent cx="5760085" cy="457200"/>
            <wp:effectExtent l="0" t="0" r="0" b="0"/>
            <wp:wrapSquare wrapText="bothSides"/>
            <wp:docPr id="15" name="Shape 15"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p>
                    </w:txbxContent>
                  </wps:txbx>
                  <wps:bodyPr lIns="0" tIns="0" rIns="0" bIns="0">
                    <a:prstTxWarp prst="textNoShape">
                      <a:avLst/>
                    </a:prstTxWarp>
                    <a:spAutoFit/>
                  </wps:bodyPr>
                </wps:wsp>
              </a:graphicData>
            </a:graphic>
          </wp:anchor>
        </w:drawing>
      </w:r>
      <w:r>
        <w:rPr>
          <w:rFonts w:ascii="Times New Roman" w:hAnsi="Times New Roman" w:cs="Times New Roman"/>
          <w:color w:val="000000"/>
          <w:sz w:val="24"/>
        </w:rPr>
        <w:drawing>
          <wp:anchor distT="0" distB="0" distL="0" distR="0" simplePos="0" relativeHeight="251658253" behindDoc="0" locked="0" layoutInCell="1" allowOverlap="1">
            <wp:simplePos x="0" y="0"/>
            <wp:positionH relativeFrom="column">
              <wp:posOffset>0</wp:posOffset>
            </wp:positionH>
            <wp:positionV relativeFrom="paragraph">
              <wp:posOffset>175447</wp:posOffset>
            </wp:positionV>
            <wp:extent cx="5760085" cy="3919173"/>
            <wp:effectExtent l="0" t="0" r="0" b="0"/>
            <wp:wrapSquare wrapText="bothSides"/>
            <wp:docPr id="16" name="Picture 16" descr=""/>
            <wp:cNvGraphicFramePr/>
            <a:graphic>
              <a:graphicData uri="http://schemas.openxmlformats.org/drawingml/2006/picture">
                <pic:pic>
                  <pic:nvPicPr>
                    <pic:cNvPr id="0" name="image9.png" descr=""/>
                    <pic:cNvPicPr>
                      <a:picLocks noChangeAspect="1" noChangeArrowheads="1"/>
                    </pic:cNvPicPr>
                  </pic:nvPicPr>
                  <pic:blipFill>
                    <a:blip r:embed="rId9"/>
                    <a:stretch>
                      <a:fillRect/>
                    </a:stretch>
                  </pic:blipFill>
                  <pic:spPr bwMode="auto">
                    <a:xfrm>
                      <a:off x="0" y="0"/>
                      <a:ext cx="5760085" cy="3919173"/>
                    </a:xfrm>
                    <a:prstGeom prst="rect">
                      <a:avLst/>
                    </a:prstGeom>
                  </pic:spPr>
                </pic:pic>
              </a:graphicData>
            </a:graphic>
          </wp:anchor>
        </w:drawing>
      </w:r>
    </w:p>
    <w:p>
      <w:pPr>
        <w:pBdr/>
        <w:spacing w:before="240" w:after="0"/>
        <w:ind w:firstLine="0"/>
        <w:jc w:val="both"/>
        <w:rPr>
          <w:rFonts w:ascii="Times New Roman" w:hAnsi="Times New Roman" w:cs="Times New Roman"/>
          <w:color w:val="000000"/>
          <w:sz w:val="24"/>
        </w:rPr>
      </w:pPr>
    </w:p>
    <w:p>
      <w:pPr>
        <w:pStyle w:val="810"/>
        <w:pBdr/>
        <w:spacing w:before="240" w:after="0"/>
        <w:ind w:firstLine="0"/>
        <w:jc w:val="both"/>
        <w:rPr>
          <w:rFonts w:ascii="Times New Roman" w:hAnsi="Times New Roman" w:cs="Times New Roman"/>
          <w:color w:val="000000"/>
          <w:sz w:val="24"/>
        </w:rPr>
      </w:pPr>
      <w:bookmarkStart w:id="22" w:name="_Toc000000028"/>
      <w:r>
        <w:rPr>
          <w:rFonts w:ascii="Times New Roman" w:hAnsi="Times New Roman" w:cs="Times New Roman"/>
          <w:color w:val="000000"/>
        </w:rPr>
        <w:t xml:space="preserve">1</w:t>
      </w:r>
      <w:r>
        <w:rPr>
          <w:rFonts w:ascii="Times New Roman" w:hAnsi="Times New Roman" w:cs="Times New Roman"/>
          <w:b/>
          <w:color w:val="000000"/>
          <w:sz w:val="24"/>
        </w:rPr>
        <w:t xml:space="preserve">.6 SÍNTESE DO CAPÍTULO</w:t>
      </w:r>
      <w:bookmarkEnd w:id="22"/>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 comparação mostra um mercado segmentado por funções, sem qualquer ferramenta que una o registo escolar, os documentos oficiais e o funcionamento offline. O ProfSpace ocupa esse espaço com capacidades verificáveis, cujas tecnologias se examinam no capítulo seguinte.</w:t>
      </w: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0" distR="0" simplePos="0" relativeHeight="251658254" behindDoc="0" locked="0" layoutInCell="1" allowOverlap="1">
            <wp:simplePos x="0" y="0"/>
            <wp:positionH relativeFrom="column">
              <wp:posOffset>0</wp:posOffset>
            </wp:positionH>
            <wp:positionV relativeFrom="paragraph">
              <wp:posOffset>0</wp:posOffset>
            </wp:positionV>
            <wp:extent cx="5760085" cy="2633502"/>
            <wp:effectExtent l="0" t="0" r="0" b="0"/>
            <wp:wrapSquare wrapText="bothSides"/>
            <wp:docPr id="17" name="Picture 17" descr=""/>
            <wp:cNvGraphicFramePr/>
            <a:graphic>
              <a:graphicData uri="http://schemas.openxmlformats.org/drawingml/2006/picture">
                <pic:pic>
                  <pic:nvPicPr>
                    <pic:cNvPr id="0" name="image10.png" descr=""/>
                    <pic:cNvPicPr>
                      <a:picLocks noChangeAspect="1" noChangeArrowheads="1"/>
                    </pic:cNvPicPr>
                  </pic:nvPicPr>
                  <pic:blipFill>
                    <a:blip r:embed="rId10"/>
                    <a:stretch>
                      <a:fillRect/>
                    </a:stretch>
                  </pic:blipFill>
                  <pic:spPr bwMode="auto">
                    <a:xfrm>
                      <a:off x="0" y="0"/>
                      <a:ext cx="5760085" cy="2633502"/>
                    </a:xfrm>
                    <a:prstGeom prst="rect">
                      <a:avLst/>
                    </a:prstGeom>
                  </pic:spPr>
                </pic:pic>
              </a:graphicData>
            </a:graphic>
          </wp:anchor>
        </w:drawing>
      </w:r>
      <w:r>
        <w:rPr>
          <w:rFonts w:ascii="Times New Roman" w:hAnsi="Times New Roman" w:cs="Times New Roman"/>
          <w:color w:val="000000"/>
        </w:rPr>
        <w:drawing>
          <wp:anchor distT="0" distB="0" distL="115200" distR="115200" simplePos="0" relativeHeight="251658255" behindDoc="0" locked="0" layoutInCell="1" allowOverlap="1">
            <wp:simplePos x="0" y="0"/>
            <wp:positionH relativeFrom="column">
              <wp:posOffset>0</wp:posOffset>
            </wp:positionH>
            <wp:positionV relativeFrom="paragraph">
              <wp:posOffset>2691102</wp:posOffset>
            </wp:positionV>
            <wp:extent cx="5760085" cy="457200"/>
            <wp:effectExtent l="0" t="0" r="0" b="0"/>
            <wp:wrapSquare wrapText="bothSides"/>
            <wp:docPr id="18" name="Shape 18"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pPr>
                      </w:p>
                    </w:txbxContent>
                  </wps:txbx>
                  <wps:bodyPr lIns="0" tIns="0" rIns="0" bIns="0">
                    <a:prstTxWarp prst="textNoShape">
                      <a:avLst/>
                    </a:prstTxWarp>
                    <a:spAutoFit/>
                  </wps:bodyPr>
                </wps:wsp>
              </a:graphicData>
            </a:graphic>
          </wp:anchor>
        </w:drawing>
      </w:r>
      <w:r>
        <w:rPr>
          <w:rFonts w:ascii="Times New Roman" w:hAnsi="Times New Roman" w:cs="Times New Roman"/>
          <w:color w:val="000000"/>
        </w:rPr>
        <w:drawing>
          <wp:anchor distT="0" distB="0" distL="115200" distR="115200" simplePos="0" relativeHeight="251658256" behindDoc="0" locked="0" layoutInCell="1" allowOverlap="1">
            <wp:simplePos x="0" y="0"/>
            <wp:positionH relativeFrom="column">
              <wp:posOffset>0</wp:posOffset>
            </wp:positionH>
            <wp:positionV relativeFrom="paragraph">
              <wp:posOffset>2691102</wp:posOffset>
            </wp:positionV>
            <wp:extent cx="5760085" cy="457200"/>
            <wp:effectExtent l="0" t="0" r="0" b="0"/>
            <wp:wrapSquare wrapText="bothSides"/>
            <wp:docPr id="19" name="Shape 19"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r>
                          <w:t xml:space="preserve">Figura </w:t>
                        </w:r>
                        <w:r>
                          <w:fldChar w:fldCharType="begin"/>
                        </w:r>
                        <w:r>
                          <w:instrText xml:space="preserve"> SEQ Figura \* Arabic </w:instrText>
                        </w:r>
                        <w:r>
                          <w:fldChar w:fldCharType="separate"/>
                        </w:r>
                        <w:r>
                          <w:t xml:space="preserve">8</w:t>
                        </w:r>
                        <w:r>
                          <w:fldChar w:fldCharType="end"/>
                        </w:r>
                        <w:r>
                          <w:t xml:space="preserve"> - Logótipo do Canva  </w:t>
                        </w:r>
                      </w:p>
                    </w:txbxContent>
                  </wps:txbx>
                  <wps:bodyPr lIns="0" tIns="0" rIns="0" bIns="0">
                    <a:prstTxWarp prst="textNoShape">
                      <a:avLst/>
                    </a:prstTxWarp>
                    <a:spAutoFit/>
                  </wps:bodyPr>
                </wps:wsp>
              </a:graphicData>
            </a:graphic>
          </wp:anchor>
        </w:drawing>
      </w: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sz w:val="24"/>
        </w:rPr>
        <w:br w:type="page"/>
      </w: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Bdr/>
        <w:spacing w:before="240" w:after="0"/>
        <w:ind w:firstLine="0"/>
        <w:jc w:val="both"/>
        <w:rPr>
          <w:rFonts w:ascii="Times New Roman" w:hAnsi="Times New Roman" w:cs="Times New Roman"/>
          <w:color w:val="000000"/>
          <w:sz w:val="24"/>
        </w:rPr>
      </w:pPr>
    </w:p>
    <w:p>
      <w:pPr>
        <w:pStyle w:val="809"/>
        <w:pBdr/>
        <w:spacing w:before="240" w:after="0"/>
        <w:ind w:firstLine="0"/>
        <w:jc w:val="both"/>
        <w:rPr>
          <w:rFonts w:ascii="Times New Roman" w:hAnsi="Times New Roman" w:cs="Times New Roman"/>
          <w:color w:val="000000"/>
          <w:sz w:val="24"/>
        </w:rPr>
      </w:pPr>
      <w:bookmarkStart w:id="23" w:name="_Toc000000029"/>
      <w:r>
        <w:rPr>
          <w:rFonts w:ascii="Times New Roman" w:hAnsi="Times New Roman" w:cs="Times New Roman"/>
          <w:b/>
          <w:color w:val="000000"/>
          <w:sz w:val="28"/>
        </w:rPr>
        <w:t xml:space="preserve">CAPÍTULO 2: TECNOLOGIAS UTILIZADAS E ESTUDO COMPARADO DAS TECNOLOGIAS</w:t>
        <w:br w:type="page"/>
      </w:r>
      <w:bookmarkEnd w:id="23"/>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sz w:val="24"/>
        </w:rPr>
        <w:t xml:space="preserve">Este capítulo identifica as tecnologias efectivamente presentes no ProfSpace, explica o papel de cada uma no funcionamento do produto e compara as decisões arquitectónicas com alternativas da mesma categoria. A descrição não resulta de um plano anunciado, mas da leitura directa dos ficheiros do projecto: as afirmações indicam, sempre que relevante, o componente concreto que as suporta. A Figura 4 sintetiza a organização do sistema em três camadas, o cliente no navegador, o servidor em Node.js e a persistência em ficheiro, com dois componentes partilhados, as regras de domínio e o núcleo do módulo de pautas.</w:t>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rPr>
        <w:drawing>
          <wp:anchor distT="0" distB="0" distL="115200" distR="115200" simplePos="0" relativeHeight="251658257" behindDoc="0" locked="0" layoutInCell="1" allowOverlap="1">
            <wp:simplePos x="0" y="0"/>
            <wp:positionH relativeFrom="column">
              <wp:posOffset>-386424</wp:posOffset>
            </wp:positionH>
            <wp:positionV relativeFrom="paragraph">
              <wp:posOffset>3222111</wp:posOffset>
            </wp:positionV>
            <wp:extent cx="5760085" cy="457200"/>
            <wp:effectExtent l="0" t="0" r="0" b="0"/>
            <wp:wrapSquare wrapText="bothSides"/>
            <wp:docPr id="20" name="Shape 20"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rPr>
                            <w:rFonts w:ascii="Cambria Math" w:hAnsi="Cambria Math" w:eastAsia="Cambria Math" w:cs="Cambria Math"/>
                          </w:rPr>
                        </w:pPr>
                        <w:r>
                          <w:t xml:space="preserve">Figura </w:t>
                        </w:r>
                        <w:r>
                          <w:fldChar w:fldCharType="begin"/>
                        </w:r>
                        <w:r>
                          <w:instrText xml:space="preserve"> SEQ Figura \* Arabic </w:instrText>
                        </w:r>
                        <w:r>
                          <w:fldChar w:fldCharType="separate"/>
                        </w:r>
                        <w:r>
                          <w:t xml:space="preserve">9</w:t>
                        </w:r>
                        <w:r>
                          <w:fldChar w:fldCharType="end"/>
                        </w:r>
                        <w:r>
                          <w:t xml:space="preserve">  -  Arquitectura do ProfSpace em três camada</w:t>
                        </w:r>
                        <w:r>
                          <w:rPr>
                            <w:lang w:val="pt-BR"/>
                          </w:rPr>
                          <w:t xml:space="preserve">s</w:t>
                        </w:r>
                      </w:p>
                    </w:txbxContent>
                  </wps:txbx>
                  <wps:bodyPr lIns="0" tIns="0" rIns="0" bIns="0">
                    <a:prstTxWarp prst="textNoShape">
                      <a:avLst/>
                    </a:prstTxWarp>
                    <a:spAutoFit/>
                  </wps:bodyPr>
                </wps:wsp>
              </a:graphicData>
            </a:graphic>
          </wp:anchor>
        </w:drawing>
      </w:r>
      <w:r>
        <w:rPr>
          <w:rFonts w:ascii="Times New Roman" w:hAnsi="Times New Roman" w:cs="Times New Roman"/>
          <w:color w:val="000000"/>
        </w:rPr>
        <w:drawing>
          <wp:anchor distT="0" distB="0" distL="115200" distR="115200" simplePos="0" relativeHeight="251658258" behindDoc="0" locked="0" layoutInCell="1" allowOverlap="1">
            <wp:simplePos x="0" y="0"/>
            <wp:positionH relativeFrom="column">
              <wp:posOffset>-180022</wp:posOffset>
            </wp:positionH>
            <wp:positionV relativeFrom="paragraph">
              <wp:posOffset>3222111</wp:posOffset>
            </wp:positionV>
            <wp:extent cx="5760085" cy="457200"/>
            <wp:effectExtent l="0" t="0" r="0" b="0"/>
            <wp:wrapSquare wrapText="bothSides"/>
            <wp:docPr id="21" name="Shape 21" descr=""/>
            <wp:cNvGraphicFramePr/>
            <a:graphic>
              <a:graphicData uri="http://schemas.microsoft.com/office/word/2010/wordprocessingShape">
                <wps:wsp>
                  <wps:cNvSpPr txBox="1"/>
                  <wps:spPr>
                    <a:xfrm>
                      <a:off x="0" y="0"/>
                      <a:ext cx="5760085" cy="457200"/>
                    </a:xfrm>
                    <a:prstGeom prst="rect">
                      <a:avLst/>
                    </a:prstGeom>
                    <a:noFill/>
                    <a:ln>
                      <a:noFill/>
                    </a:ln>
                  </wps:spPr>
                  <wps:txbx>
                    <w:txbxContent>
                      <w:p>
                        <w:pPr>
                          <w:pStyle w:val="859"/>
                          <w:pBdr/>
                        </w:pPr>
                      </w:p>
                    </w:txbxContent>
                  </wps:txbx>
                  <wps:bodyPr lIns="0" tIns="0" rIns="0" bIns="0">
                    <a:prstTxWarp prst="textNoShape">
                      <a:avLst/>
                    </a:prstTxWarp>
                    <a:spAutoFit/>
                  </wps:bodyPr>
                </wps:wsp>
              </a:graphicData>
            </a:graphic>
          </wp:anchor>
        </w:drawing>
      </w:r>
      <w:r>
        <w:rPr>
          <w:rFonts w:ascii="Times New Roman" w:hAnsi="Times New Roman" w:cs="Times New Roman"/>
          <w:color w:val="000000"/>
        </w:rPr>
        <w:drawing>
          <wp:anchor distT="0" distB="0" distL="0" distR="0" simplePos="0" relativeHeight="251658259" behindDoc="0" locked="0" layoutInCell="1" allowOverlap="1">
            <wp:simplePos x="0" y="0"/>
            <wp:positionH relativeFrom="column">
              <wp:posOffset>-53049</wp:posOffset>
            </wp:positionH>
            <wp:positionV relativeFrom="paragraph">
              <wp:posOffset>58193</wp:posOffset>
            </wp:positionV>
            <wp:extent cx="5760085" cy="3163918"/>
            <wp:effectExtent l="0" t="0" r="0" b="0"/>
            <wp:wrapSquare wrapText="bothSides"/>
            <wp:docPr id="22" name="Picture 22" descr=""/>
            <wp:cNvGraphicFramePr/>
            <a:graphic>
              <a:graphicData uri="http://schemas.openxmlformats.org/drawingml/2006/picture">
                <pic:pic>
                  <pic:nvPicPr>
                    <pic:cNvPr id="0" name="image11.png" descr=""/>
                    <pic:cNvPicPr>
                      <a:picLocks noChangeAspect="1" noChangeArrowheads="1"/>
                    </pic:cNvPicPr>
                  </pic:nvPicPr>
                  <pic:blipFill>
                    <a:blip r:embed="rId11"/>
                    <a:stretch>
                      <a:fillRect/>
                    </a:stretch>
                  </pic:blipFill>
                  <pic:spPr bwMode="auto">
                    <a:xfrm>
                      <a:off x="0" y="0"/>
                      <a:ext cx="5760085" cy="3163918"/>
                    </a:xfrm>
                    <a:prstGeom prst="rect">
                      <a:avLst/>
                    </a:prstGeom>
                  </pic:spPr>
                </pic:pic>
              </a:graphicData>
            </a:graphic>
          </wp:anchor>
        </w:drawing>
      </w:r>
    </w:p>
    <w:p>
      <w:pPr>
        <w:pStyle w:val="810"/>
        <w:pBdr/>
        <w:spacing w:before="240" w:after="0"/>
        <w:ind w:firstLine="0"/>
        <w:jc w:val="both"/>
        <w:rPr>
          <w:rFonts w:ascii="Times New Roman" w:hAnsi="Times New Roman" w:cs="Times New Roman"/>
          <w:color w:val="000000"/>
        </w:rPr>
      </w:pPr>
      <w:bookmarkStart w:id="24" w:name="_Toc000000030"/>
      <w:r>
        <w:rPr>
          <w:rFonts w:ascii="Times New Roman" w:hAnsi="Times New Roman" w:cs="Times New Roman"/>
          <w:color w:val="000000"/>
        </w:rPr>
        <w:t xml:space="preserve">2</w:t>
      </w:r>
      <w:r>
        <w:rPr>
          <w:rFonts w:ascii="Times New Roman" w:hAnsi="Times New Roman" w:cs="Times New Roman"/>
          <w:b/>
          <w:color w:val="000000"/>
        </w:rPr>
        <w:t xml:space="preserve">.1 TECNOLOGIAS UTILIZADAS NO PROFSPACE</w:t>
      </w:r>
      <w:bookmarkEnd w:id="24"/>
    </w:p>
    <w:p>
      <w:pPr>
        <w:pStyle w:val="811"/>
        <w:pBdr/>
        <w:spacing w:before="240" w:after="0"/>
        <w:ind w:firstLine="0"/>
        <w:rPr>
          <w:rFonts w:ascii="Times New Roman" w:hAnsi="Times New Roman" w:cs="Times New Roman"/>
          <w:color w:val="000000"/>
        </w:rPr>
      </w:pPr>
      <w:bookmarkStart w:id="25" w:name="_Toc000000031"/>
      <w:r>
        <w:rPr>
          <w:rFonts w:ascii="Times New Roman" w:hAnsi="Times New Roman" w:cs="Times New Roman"/>
          <w:color w:val="000000"/>
        </w:rPr>
        <w:t xml:space="preserve">2</w:t>
      </w:r>
      <w:r>
        <w:rPr>
          <w:rFonts w:ascii="Times New Roman" w:hAnsi="Times New Roman" w:cs="Times New Roman"/>
          <w:b/>
          <w:color w:val="000000"/>
          <w:sz w:val="24"/>
        </w:rPr>
        <w:t xml:space="preserve">.1.1 Linguagens e ambiente de execução</w:t>
      </w:r>
      <w:bookmarkEnd w:id="25"/>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ProfSpace está escrito integralmente em JavaScript, organizado em módulos da norma ECMAScript, e executa no servidor sobre o Node.js em versão igual ou superior a 20, conforme declarado no ficheiro package.json. O Node.js é um ambiente de execução assíncrono orientado a eventos, construído sobre o motor V8, que permite implementar servidores de rede com entrada e saída não bloqueante (Node.js, s.d.). A escolha tem consequência estrutural: uma única linguagem percorre todo o sistema, do interface ao servidor, o que reduz o contexto mental necessário à manutenção e permite partilhar código entre as duas extremidades, como acontece com as regras de domínio. A produtividade apoia-se nos fundamentos de lógica de programação de qualquer linguagem imperativa, sequência, decisão, repetição e decomposição em funções (Menezes, 2024), e o domínio progressivo das ferramentas do ofício é o percurso que Althoff (2022) documenta como característico do programador em pequena equipa.</w:t>
      </w:r>
    </w:p>
    <w:p>
      <w:pPr>
        <w:pStyle w:val="811"/>
        <w:pBdr/>
        <w:spacing w:before="240" w:after="0"/>
        <w:ind w:firstLine="0"/>
        <w:jc w:val="both"/>
        <w:rPr>
          <w:rFonts w:ascii="Times New Roman" w:hAnsi="Times New Roman" w:cs="Times New Roman"/>
          <w:color w:val="000000"/>
        </w:rPr>
      </w:pPr>
      <w:bookmarkStart w:id="26" w:name="_Toc000000032"/>
      <w:r>
        <w:rPr>
          <w:rFonts w:ascii="Times New Roman" w:hAnsi="Times New Roman" w:cs="Times New Roman"/>
          <w:color w:val="000000"/>
        </w:rPr>
        <w:t xml:space="preserve">2</w:t>
      </w:r>
      <w:r>
        <w:rPr>
          <w:rFonts w:ascii="Times New Roman" w:hAnsi="Times New Roman" w:cs="Times New Roman"/>
          <w:b/>
          <w:color w:val="000000"/>
        </w:rPr>
        <w:t xml:space="preserve">.1.2 Servidor HTTP sem dependências externas</w:t>
      </w:r>
      <w:bookmarkEnd w:id="26"/>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servidor, no ficheiro platform/server.js, usa apenas módulos nativos do Node.js: node:http para o serviço de rede, node:fs para o sistema de ficheiros, node:path para a resolução segura de caminhos e node:crypto para as operações criptográficas. A ausência de frameworks como Express tem efeitos mensuráveis: não há actualizações de dependências a acompanhar, a superfície de ataque é menor e o arranque depende apenas do runtime; em contrapartida, funcionalidades correntes, como o processamento do corpo dos pedidos, estão implementadas manualmente, o que aumenta a responsabilidade em cada detalhe.</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 segurança das contas combina técnicas reconhecidas: palavras-passe guardadas com a função de derivação de chave scrypt e sal aleatório; sessões com tokens assinados por HMAC-SHA256 e validade temporal; comparação de assinaturas resistente a ataques de temporização; limitação de tentativas de início de sessão; e recuperação de senha por tokens de utilização única com trinta minutos de validade. As operações de escrita são idempotentes, identificadas por código único, o que permite repetir um pedido interrompido sem duplicar efeitos, propriedade essencial a um cliente que sincroniza depois de períodos offline. A persistência usa escrita atómica, com gravação em ficheiro temporário seguida de renomeação, técnica que evita ficheiros corrompidos por interrupções. A qualidade do código segue práticas discutidas na literatura: funções curtas com uma única responsabilidade e nomes que revelam intenção (Martin, 2009), e a separação do núcleo de pautas da interface original ilustra a refactorização como melhoria contínua sem alteração do comportamento (Fowler, 2020).</w:t>
      </w:r>
    </w:p>
    <w:p>
      <w:pPr>
        <w:pStyle w:val="811"/>
        <w:pBdr/>
        <w:spacing w:before="240" w:after="0"/>
        <w:ind w:firstLine="0"/>
        <w:jc w:val="both"/>
        <w:rPr>
          <w:rFonts w:ascii="Times New Roman" w:hAnsi="Times New Roman" w:cs="Times New Roman"/>
          <w:color w:val="000000"/>
        </w:rPr>
      </w:pPr>
      <w:bookmarkStart w:id="27" w:name="_Toc000000033"/>
      <w:r>
        <w:rPr>
          <w:rFonts w:ascii="Times New Roman" w:hAnsi="Times New Roman" w:cs="Times New Roman"/>
          <w:color w:val="000000"/>
        </w:rPr>
        <w:t xml:space="preserve">2</w:t>
      </w:r>
      <w:r>
        <w:rPr>
          <w:rFonts w:ascii="Times New Roman" w:hAnsi="Times New Roman" w:cs="Times New Roman"/>
          <w:b/>
          <w:color w:val="000000"/>
        </w:rPr>
        <w:t xml:space="preserve">.1.3 Cliente web com funcionamento offline</w:t>
      </w:r>
      <w:bookmarkEnd w:id="27"/>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 interface é uma aplicação de página única em JavaScript puro, sem frameworks, com navegação por fragmento do endereço e vistas organizadas em três ficheiros. O estado é guardado no navegador e as operações efectuadas sem rede entram numa fila local, designada outbox, enviada quando a ligação regressa; o indicador de sincronização informa o utilizador do estado e do número de operações pendentes. Este desenho responde directamente à realidade de redes intermitentes descrita no Capítulo 2. A capacidade offline apoia-se na API Service Worker, mecanismo do navegador que intercepta pedidos e responde a partir de cache local (Mozilla, s.d.): o service worker do ProfSpace armazena a aplicação e o módulo de pautas e nunca responde da cache aos pedidos da interface de programação, para evitar dados obsoletos, com a política de resolver primeiro na rede e cair para a cache em caso de falha, ilustração do princípio de Hunt e Thomas (2010) de escolher a solução mais simples que resolve o problema real. A Figura 5 mostra o ecrã de início de sessão.</w:t>
      </w:r>
    </w:p>
    <w:p>
      <w:pPr>
        <w:pStyle w:val="811"/>
        <w:pBdr/>
        <w:spacing w:before="240" w:after="0"/>
        <w:ind w:firstLine="0"/>
        <w:jc w:val="both"/>
        <w:rPr>
          <w:rFonts w:ascii="Times New Roman" w:hAnsi="Times New Roman" w:cs="Times New Roman"/>
          <w:color w:val="000000"/>
        </w:rPr>
      </w:pPr>
      <w:bookmarkStart w:id="28" w:name="_Toc000000034"/>
      <w:r>
        <w:rPr>
          <w:rFonts w:ascii="Times New Roman" w:hAnsi="Times New Roman" w:cs="Times New Roman"/>
          <w:color w:val="000000"/>
        </w:rPr>
        <w:t xml:space="preserve">2</w:t>
      </w:r>
      <w:r>
        <w:rPr>
          <w:rFonts w:ascii="Times New Roman" w:hAnsi="Times New Roman" w:cs="Times New Roman"/>
          <w:b/>
          <w:color w:val="000000"/>
        </w:rPr>
        <w:t xml:space="preserve">.1.4 Regras de domínio partilhadas entre servidor e cliente</w:t>
      </w:r>
      <w:bookmarkEnd w:id="28"/>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ficheiro platform/domain.js contém as regras puras da aplicação: papéis, matriz de permissões, regras de visibilidade por tipo de objecto, validações de dados e remoção de campos sensíveis. O mesmo módulo é importado pelo servidor e pelo cliente, mas a arquitectura estabelece que só o servidor decide: o cliente usa as regras para antecipar a interface, nunca para autorizar. Este arranjo materializa o princípio da separação de responsabilidades defendido por Martin (2019), em que as regras de negócio formam camada independente dos mecanismos de entrega, reutilizável e testável isoladamente. As estruturas de dados escolhidas são as elementares da programação: listas para as colecções e dicionários para os índices por identificador, como alunos e turmas. A selecção consciente entre estas estruturas determina a eficiência e a legibilidade dos programas (Leite e Carvalho, 2023), e a opção por índices por chave simplifica as procuras frequentes, em vez de percorrer listas completas, técnica de pesquisa directa tratada nos fundamentos de algoritmos (Bhargava, 2017).</w:t>
      </w:r>
    </w:p>
    <w:p>
      <w:pPr>
        <w:pStyle w:val="811"/>
        <w:pBdr/>
        <w:spacing w:before="240" w:after="0"/>
        <w:ind w:firstLine="0"/>
        <w:rPr>
          <w:rFonts w:ascii="Times New Roman" w:hAnsi="Times New Roman" w:cs="Times New Roman"/>
          <w:color w:val="000000"/>
        </w:rPr>
      </w:pPr>
      <w:bookmarkStart w:id="29" w:name="_Toc000000035"/>
      <w:r>
        <w:rPr>
          <w:rFonts w:ascii="Times New Roman" w:hAnsi="Times New Roman" w:cs="Times New Roman"/>
          <w:color w:val="000000"/>
        </w:rPr>
        <w:t xml:space="preserve">2</w:t>
      </w:r>
      <w:r>
        <w:rPr>
          <w:rFonts w:ascii="Times New Roman" w:hAnsi="Times New Roman" w:cs="Times New Roman"/>
          <w:b/>
          <w:color w:val="000000"/>
        </w:rPr>
        <w:t xml:space="preserve">.1.5 Módulo de pautas e interoperabilidade com folhas de cálculo</w:t>
      </w:r>
      <w:bookmarkEnd w:id="29"/>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módulo de pautas, na pasta modules/pautas, é o componente mais maduro do projecto, com histórico de versões e suite própria de testes. O seu núcleo calcula médias trimestrais a partir das notas de avaliação contínua e das provas, converte-as em conceitos segundo escala configurável, divide as turmas em páginas equilibradas e produz os documentos em HTML com folhas de estilo dimensionadas para impressão em A4 e A3. O núcleo não depende do modelo de objectos do documento nem de bibliotecas externas, pelo que executa no navegador e em Node.js, o que permitiu integrá-lo na plataforma sem alterações ao motor de cálculo. A interoperabilidade com o Excel apoia-se nas únicas bibliotecas de terceiros, confinadas à interface do módulo: o ExcelJS, para gerar folhas de cálculo formatadas como pautas de trabalho, com fórmulas e cabeçalhos de impressão (ExcelJS, s.d.), e o SheetJS, para importar listas de alunos e notas (SheetJS, s.d.), preservando o servidor sem dependências.</w:t>
      </w:r>
    </w:p>
    <w:p>
      <w:pPr>
        <w:pStyle w:val="811"/>
        <w:pBdr/>
        <w:spacing w:before="240" w:after="0"/>
        <w:ind w:firstLine="0"/>
        <w:jc w:val="both"/>
        <w:rPr>
          <w:rFonts w:ascii="Times New Roman" w:hAnsi="Times New Roman" w:cs="Times New Roman"/>
          <w:color w:val="000000"/>
        </w:rPr>
      </w:pPr>
      <w:bookmarkStart w:id="30" w:name="_Toc000000036"/>
      <w:r>
        <w:rPr>
          <w:rFonts w:ascii="Times New Roman" w:hAnsi="Times New Roman" w:cs="Times New Roman"/>
          <w:color w:val="000000"/>
        </w:rPr>
        <w:t xml:space="preserve">2</w:t>
      </w:r>
      <w:r>
        <w:rPr>
          <w:rFonts w:ascii="Times New Roman" w:hAnsi="Times New Roman" w:cs="Times New Roman"/>
          <w:b/>
          <w:color w:val="000000"/>
        </w:rPr>
        <w:t xml:space="preserve">.1.6 Testes automatizados</w:t>
      </w:r>
      <w:bookmarkEnd w:id="30"/>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projecto inclui suites executadas com o módulo de testes nativo do Node.js: dezoito testes da plataforma, que verificam permissões, acesso e integração do módulo, e cinquenta e oito do módulo de pautas, que cobrem o cálculo, os documentos, a folha de cálculo e a interface de programação, além de testes funcionais de interface em Python com o navegador Chromium, que percorrem fluxos completos. A presença de testes em número significativo permite alterar o código com confiança, pré-requisito da refactorização segura (Fowler, 2020), e constitui evidência de maturidade pouco comum em projectos escolares.</w:t>
      </w:r>
    </w:p>
    <w:p>
      <w:pPr>
        <w:pStyle w:val="810"/>
        <w:pBdr/>
        <w:spacing w:before="240" w:after="0"/>
        <w:ind w:firstLine="0"/>
        <w:jc w:val="both"/>
        <w:rPr>
          <w:rFonts w:ascii="Times New Roman" w:hAnsi="Times New Roman" w:cs="Times New Roman"/>
          <w:color w:val="000000"/>
        </w:rPr>
      </w:pPr>
      <w:bookmarkStart w:id="31" w:name="_Toc000000037"/>
      <w:r>
        <w:rPr>
          <w:rFonts w:ascii="Times New Roman" w:hAnsi="Times New Roman" w:cs="Times New Roman"/>
          <w:color w:val="000000"/>
        </w:rPr>
        <w:t xml:space="preserve">2</w:t>
      </w:r>
      <w:r>
        <w:rPr>
          <w:rFonts w:ascii="Times New Roman" w:hAnsi="Times New Roman" w:cs="Times New Roman"/>
          <w:b/>
          <w:color w:val="000000"/>
        </w:rPr>
        <w:t xml:space="preserve">.2 ESTUDO COMPARADO DAS TECNOLOGIAS</w:t>
      </w:r>
      <w:bookmarkEnd w:id="31"/>
    </w:p>
    <w:p>
      <w:pPr>
        <w:pBdr/>
        <w:spacing w:before="240" w:after="0"/>
        <w:ind w:firstLine="0"/>
        <w:jc w:val="both"/>
        <w:rPr>
          <w:rFonts w:ascii="Times New Roman" w:hAnsi="Times New Roman" w:cs="Times New Roman"/>
          <w:color w:val="000000"/>
          <w:sz w:val="24"/>
          <w:szCs w:val="24"/>
          <w:highlight w:val="none"/>
        </w:rPr>
      </w:pPr>
      <w:r>
        <w:rPr>
          <w:rFonts w:ascii="Times New Roman" w:hAnsi="Times New Roman" w:cs="Times New Roman"/>
          <w:color w:val="000000"/>
          <w:sz w:val="24"/>
        </w:rPr>
        <w:t xml:space="preserve">A comparação restringe-se às decisões arquitectónicas efectivamente tomadas, confrontando a tecnologia adoptada com alternativas da mesma categoria. Os critérios considerados foram a adequação funcional, o desempenho previsível no contexto de utilização, a segurança, a curva de aprendizagem, a facilidade de manutenção, a disponibilidade de documentação, o ecossistema, os custos de desenvolvimento e de operação e os requisitos de alojamento. A Tabela 3 resume o confronto, cuja análise se desenvolve de seguida.</w:t>
      </w:r>
    </w:p>
    <w:p>
      <w:pPr>
        <w:pBdr/>
        <w:spacing w:before="240" w:after="0"/>
        <w:ind w:firstLine="0"/>
        <w:jc w:val="both"/>
        <w:rPr>
          <w:rFonts w:ascii="Times New Roman" w:hAnsi="Times New Roman" w:cs="Times New Roman"/>
          <w:color w:val="000000"/>
        </w:rPr>
      </w:pPr>
    </w:p>
    <w:p>
      <w:pPr>
        <w:pStyle w:val="859"/>
        <w:pBdr/>
        <w:rPr>
          <w:rFonts w:ascii="Times New Roman" w:hAnsi="Times New Roman" w:cs="Times New Roman"/>
          <w:color w:val="000000"/>
        </w:rPr>
      </w:pPr>
      <w:bookmarkStart w:id="32" w:name="_Toc10"/>
      <w:r>
        <w:rPr>
          <w:rFonts w:ascii="Times New Roman" w:hAnsi="Times New Roman" w:cs="Times New Roman"/>
          <w:color w:val="000000"/>
        </w:rPr>
        <w:t xml:space="preserve">Tabela </w:t>
      </w:r>
      <w:r>
        <w:rPr>
          <w:rFonts w:ascii="Times New Roman" w:hAnsi="Times New Roman" w:cs="Times New Roman"/>
          <w:color w:val="000000"/>
        </w:rPr>
        <w:fldChar w:fldCharType="begin"/>
      </w:r>
      <w:r>
        <w:rPr>
          <w:rFonts w:ascii="Times New Roman" w:hAnsi="Times New Roman" w:cs="Times New Roman"/>
          <w:color w:val="000000"/>
        </w:rPr>
        <w:instrText xml:space="preserve"> SEQ Tabela \* Arabic </w:instrText>
      </w:r>
      <w:r>
        <w:rPr>
          <w:rFonts w:ascii="Times New Roman" w:hAnsi="Times New Roman" w:cs="Times New Roman"/>
          <w:color w:val="000000"/>
        </w:rPr>
        <w:fldChar w:fldCharType="separate"/>
      </w:r>
      <w:r>
        <w:rPr>
          <w:rFonts w:ascii="Times New Roman" w:hAnsi="Times New Roman" w:cs="Times New Roman"/>
          <w:color w:val="000000"/>
        </w:rPr>
        <w:t xml:space="preserve">3</w:t>
      </w:r>
      <w:r>
        <w:rPr>
          <w:rFonts w:ascii="Times New Roman" w:hAnsi="Times New Roman" w:cs="Times New Roman"/>
          <w:color w:val="000000"/>
        </w:rPr>
        <w:fldChar w:fldCharType="end"/>
      </w:r>
      <w:r>
        <w:rPr>
          <w:rFonts w:ascii="Times New Roman" w:hAnsi="Times New Roman" w:cs="Times New Roman"/>
          <w:color w:val="000000"/>
        </w:rPr>
        <w:t xml:space="preserve"> - Comparação de alternativas tecnológicas para as decisões arquitectónicas do ProfSpace  </w:t>
      </w:r>
      <w:bookmarkEnd w:id="32"/>
    </w:p>
    <w:tbl>
      <w:tblPr>
        <w:tblStyle w:val="876"/>
        <w:tblW w:w="0" w:type="auto"/>
        <w:tblBorders/>
        <w:tblLook w:val="04A0" w:firstRow="1" w:lastRow="0" w:firstColumn="1" w:lastColumn="0" w:noHBand="0" w:noVBand="1"/>
      </w:tblPr>
      <w:tblGrid>
        <w:gridCol w:w="1872"/>
        <w:gridCol w:w="1872"/>
        <w:gridCol w:w="1872"/>
        <w:gridCol w:w="2060"/>
        <w:gridCol w:w="1684"/>
      </w:tblGrid>
      <w:tr>
        <w:trPr>
          <w:tblHeader/>
        </w:trPr>
        <w:tc>
          <w:tcPr>
            <w:tcW w:w="1872" w:type="dxa"/>
            <w:tcBorders/>
            <w:shd w:val="clear" w:color="auto" w:fill="FFC000"/>
          </w:tcPr>
          <w:p>
            <w:pPr>
              <w:pBdr/>
              <w:spacing w:before="240" w:after="0"/>
              <w:ind w:firstLine="0"/>
              <w:jc w:val="center"/>
              <w:rPr>
                <w:rFonts w:ascii="Times New Roman" w:hAnsi="Times New Roman" w:cs="Times New Roman"/>
                <w:color w:val="000000"/>
              </w:rPr>
            </w:pPr>
            <w:r>
              <w:rPr>
                <w:rFonts w:ascii="Times New Roman" w:hAnsi="Times New Roman" w:cs="Times New Roman"/>
                <w:b/>
                <w:color w:val="000000"/>
                <w:sz w:val="20"/>
              </w:rPr>
              <w:t xml:space="preserve">Decisão do projecto</w:t>
            </w:r>
          </w:p>
        </w:tc>
        <w:tc>
          <w:tcPr>
            <w:tcW w:w="1872" w:type="dxa"/>
            <w:tcBorders/>
            <w:shd w:val="clear" w:color="auto" w:fill="FFC000"/>
          </w:tcPr>
          <w:p>
            <w:pPr>
              <w:pBdr/>
              <w:spacing w:before="240" w:after="0"/>
              <w:ind w:firstLine="0"/>
              <w:jc w:val="center"/>
              <w:rPr>
                <w:rFonts w:ascii="Times New Roman" w:hAnsi="Times New Roman" w:cs="Times New Roman"/>
                <w:color w:val="000000"/>
              </w:rPr>
            </w:pPr>
            <w:r>
              <w:rPr>
                <w:rFonts w:ascii="Times New Roman" w:hAnsi="Times New Roman" w:cs="Times New Roman"/>
                <w:b/>
                <w:color w:val="000000"/>
                <w:sz w:val="20"/>
              </w:rPr>
              <w:t xml:space="preserve">Alternativas consideradas</w:t>
            </w:r>
          </w:p>
        </w:tc>
        <w:tc>
          <w:tcPr>
            <w:tcW w:w="1872" w:type="dxa"/>
            <w:tcBorders/>
            <w:shd w:val="clear" w:color="auto" w:fill="FFC000"/>
          </w:tcPr>
          <w:p>
            <w:pPr>
              <w:pBdr/>
              <w:spacing w:before="240" w:after="0"/>
              <w:ind w:firstLine="0"/>
              <w:jc w:val="center"/>
              <w:rPr>
                <w:rFonts w:ascii="Times New Roman" w:hAnsi="Times New Roman" w:cs="Times New Roman"/>
                <w:color w:val="000000"/>
              </w:rPr>
            </w:pPr>
            <w:r>
              <w:rPr>
                <w:rFonts w:ascii="Times New Roman" w:hAnsi="Times New Roman" w:cs="Times New Roman"/>
                <w:b/>
                <w:color w:val="000000"/>
                <w:sz w:val="20"/>
              </w:rPr>
              <w:t xml:space="preserve">Vantagens da opção adoptada</w:t>
            </w:r>
          </w:p>
        </w:tc>
        <w:tc>
          <w:tcPr>
            <w:tcW w:w="2060" w:type="dxa"/>
            <w:tcBorders/>
            <w:shd w:val="clear" w:color="auto" w:fill="FFC000"/>
          </w:tcPr>
          <w:p>
            <w:pPr>
              <w:pBdr/>
              <w:spacing w:before="240" w:after="0"/>
              <w:ind w:firstLine="0"/>
              <w:jc w:val="center"/>
              <w:rPr>
                <w:rFonts w:ascii="Times New Roman" w:hAnsi="Times New Roman" w:cs="Times New Roman"/>
                <w:color w:val="000000"/>
              </w:rPr>
            </w:pPr>
            <w:r>
              <w:rPr>
                <w:rFonts w:ascii="Times New Roman" w:hAnsi="Times New Roman" w:cs="Times New Roman"/>
                <w:b/>
                <w:color w:val="000000"/>
                <w:sz w:val="20"/>
              </w:rPr>
              <w:t xml:space="preserve">Limitações a considerar</w:t>
            </w:r>
          </w:p>
        </w:tc>
        <w:tc>
          <w:tcPr>
            <w:tcW w:w="1684" w:type="dxa"/>
            <w:tcBorders/>
            <w:shd w:val="clear" w:color="auto" w:fill="FFC000"/>
          </w:tcPr>
          <w:p>
            <w:pPr>
              <w:pBdr/>
              <w:spacing w:before="240" w:after="0"/>
              <w:ind w:firstLine="0"/>
              <w:jc w:val="center"/>
              <w:rPr>
                <w:rFonts w:ascii="Times New Roman" w:hAnsi="Times New Roman" w:cs="Times New Roman"/>
                <w:color w:val="000000"/>
              </w:rPr>
            </w:pPr>
            <w:r>
              <w:rPr>
                <w:rFonts w:ascii="Times New Roman" w:hAnsi="Times New Roman" w:cs="Times New Roman"/>
                <w:b/>
                <w:color w:val="000000"/>
                <w:sz w:val="20"/>
              </w:rPr>
              <w:t xml:space="preserve">Conclusão</w:t>
            </w:r>
          </w:p>
        </w:tc>
      </w:tr>
      <w:tr>
        <w:tc>
          <w:tcPr>
            <w:tcW w:w="1872"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Node.js sem framework como runtime do servidor</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Python com Django ou Flask; PHP com Laravel</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Uma única linguagem em todo o sistema; operação de entrada e saída assíncrona nativa; ausência de dependências reduz custos e superfície de ataque</w:t>
            </w:r>
          </w:p>
        </w:tc>
        <w:tc>
          <w:tcPr>
            <w:tcW w:w="2060"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Processamento intenso de cálculo num único processo; ausência de facilidades das frameworks</w:t>
            </w:r>
          </w:p>
        </w:tc>
        <w:tc>
          <w:tcPr>
            <w:tcW w:w="1684"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Adequado ao estado actual do produto</w:t>
            </w:r>
          </w:p>
        </w:tc>
      </w:tr>
      <w:tr>
        <w:tc>
          <w:tcPr>
            <w:tcW w:w="1872"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Persistência em ficheiro JSON com escrita atómica</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SQLite; PostgreSQL ou MySQL</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Custo nulo de licenciamento e administração; cópia de segurança por cópia de ficheiro; arranque imediato</w:t>
            </w:r>
          </w:p>
        </w:tc>
        <w:tc>
          <w:tcPr>
            <w:tcW w:w="2060"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Concorrência limitada; consultas complexas manuais; escala multi-instituição exigirá migração</w:t>
            </w:r>
          </w:p>
        </w:tc>
        <w:tc>
          <w:tcPr>
            <w:tcW w:w="1684"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Adequada à escala por escola, com plano de evolução</w:t>
            </w:r>
          </w:p>
        </w:tc>
      </w:tr>
      <w:tr>
        <w:tc>
          <w:tcPr>
            <w:tcW w:w="1872"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Cliente em JavaScript puro sem framework</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React, Vue ou Angular</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Pacote de pequena dimensão, vantajoso em redes lentas; controlo total do código; ausência de ferramental de compilação</w:t>
            </w:r>
          </w:p>
        </w:tc>
        <w:tc>
          <w:tcPr>
            <w:tcW w:w="2060"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Produtividade menor em interfaces muito grandes; reescrita manual de padrões correntes</w:t>
            </w:r>
          </w:p>
        </w:tc>
        <w:tc>
          <w:tcPr>
            <w:tcW w:w="1684"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Adequada ao tamanho actual da interface</w:t>
            </w:r>
          </w:p>
        </w:tc>
      </w:tr>
      <w:tr>
        <w:tc>
          <w:tcPr>
            <w:tcW w:w="1872" w:type="dxa"/>
            <w:tcBorders/>
          </w:tcPr>
          <w:p>
            <w:pPr>
              <w:pBdr/>
              <w:spacing w:before="240" w:after="0"/>
              <w:ind w:firstLine="0"/>
              <w:rPr>
                <w:rFonts w:ascii="Times New Roman" w:hAnsi="Times New Roman" w:cs="Times New Roman"/>
                <w:color w:val="000000"/>
              </w:rPr>
            </w:pPr>
            <w:r>
              <w:rPr>
                <w:rFonts w:ascii="Times New Roman" w:hAnsi="Times New Roman" w:cs="Times New Roman"/>
                <w:color w:val="000000"/>
                <w:sz w:val="20"/>
              </w:rPr>
              <w:t xml:space="preserve">Documentos para impressão em HTML e CSS</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Geração de PDF no servidor; motor externo de documentos</w:t>
            </w:r>
          </w:p>
        </w:tc>
        <w:tc>
          <w:tcPr>
            <w:tcW w:w="1872"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Sem dependências no servidor; visual fiel ao navegador; impressão directa pelo utilizador</w:t>
            </w:r>
          </w:p>
        </w:tc>
        <w:tc>
          <w:tcPr>
            <w:tcW w:w="2060"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Dependência do motor de impressão do navegador; sem ficheiro imutável de arquivo</w:t>
            </w:r>
          </w:p>
        </w:tc>
        <w:tc>
          <w:tcPr>
            <w:tcW w:w="1684" w:type="dxa"/>
            <w:tcBorders/>
          </w:tcPr>
          <w:p>
            <w:pPr>
              <w:pBdr/>
              <w:spacing w:before="240" w:after="0"/>
              <w:ind w:firstLine="0"/>
              <w:jc w:val="center"/>
              <w:rPr>
                <w:rFonts w:ascii="Times New Roman" w:hAnsi="Times New Roman" w:cs="Times New Roman"/>
                <w:color w:val="000000"/>
              </w:rPr>
            </w:pPr>
            <w:r>
              <w:rPr>
                <w:rFonts w:ascii="Times New Roman" w:hAnsi="Times New Roman" w:cs="Times New Roman"/>
                <w:color w:val="000000"/>
                <w:sz w:val="20"/>
              </w:rPr>
              <w:t xml:space="preserve">Adequada às pautas, com PDF como evolução futura</w:t>
            </w:r>
          </w:p>
        </w:tc>
      </w:tr>
    </w:tbl>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Fonte: elaboração própria, com apoio em Node.js (s.d.), Mozilla (s.d.), Martin (2019) e Hunt e Thomas (2010).</w:t>
      </w:r>
    </w:p>
    <w:p>
      <w:pPr>
        <w:pBdr/>
        <w:spacing w:before="240" w:after="0"/>
        <w:ind w:firstLine="0"/>
        <w:rPr>
          <w:rFonts w:ascii="Times New Roman" w:hAnsi="Times New Roman" w:cs="Times New Roman"/>
          <w:color w:val="000000"/>
        </w:rPr>
      </w:pPr>
      <w:r>
        <w:rPr>
          <w:rFonts w:ascii="Times New Roman" w:hAnsi="Times New Roman" w:cs="Times New Roman"/>
          <w:i/>
          <w:color w:val="000000"/>
          <w:sz w:val="18"/>
        </w:rPr>
        <w:t xml:space="preserve">Nota: as alternativas listadas são as de maior uso nas categorias correspondentes; a avaliação refere-se ao contexto específico do projecto.</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Na primeira decisão, o ambiente de execução, Django e Flask, em Python, e Laravel, em PHP, oferecem produtividade imediata superior, com mecanismos prontos para rotas, autenticação e bases de dados. O argumento decisivo do Node.js neste projecto não é a popularidade, mas a unificação da linguagem com o cliente e a partilha das regras de domínio entre as duas pontas, além do modelo de entrada e saída não bloqueante adequado a um serviço de pedidos curtos (Node.js, s.d.). As alternativas deixariam de ser vantajosas se o produto exigisse processamento matemático intensivo no servidor ou equipas grandes com formações distintas, cenários em que bibliotecas especializadas do ecossistema Python pesam mais do que a unificação linguística.</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Na segunda decisão, a persistência, o ficheiro JSON contrasta com os sistemas relacionais: o SQLite ofereceria consultas estruturadas e melhor concorrência com instalação igualmente simples; o PostgreSQL ou o MySQL seriam exigíveis num serviço multi-institucional com muitos utilizadores simultâneos. A opção justifica-se pela escala real do problema, uma instalação por escola, com centenas de registos, gravação imediata e cópia de segurança trivial; a limitação conhecida, registada na documentação, é a sincronização por registo inteiro, em que a última gravação prevalece, aceitável para utilizadores informados, mas insuficiente para escrita colaborativa intensa. Aplica-se o princípio pragmático de não especular sobre requisitos futuros, resolvendo o problema presente com a solução mais simples capaz de o resolver (Hunt &amp; Thomas, 2010).</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Na terceira decisão, a interface, as frameworks modernas, como React, Vue e Angular, resolvem problemas reais de interfaces grandes, com actualização declarativa e componentes reutilizáveis. O cliente do ProfSpace, com algumas dezenas de ecrãs, mantém-se na região em que o JavaScript puro continua compreensível, e a ausência de ferramental de compilação mantém o pacote pequeno, o que importa em redes lentas; se a interface crescer substancialmente, a introdução de uma framework passará a ser manutenção racional, facilitada pela estrutura por vistas e acções já existente. Na quarta decisão, os documentos, a geração em HTML permite controlar o formato de impressão sem bibliotecas no servidor; a alternativa de gerar PDF garantiria ficheiro imutável e idêntico em qualquer impressora, vantagem real para arquivo, à custa de dependência adicional, pelo que a sequência racional é a adoptada: HTML para o dia a dia, com o PDF como evolução futura.</w:t>
      </w:r>
    </w:p>
    <w:p>
      <w:pPr>
        <w:pStyle w:val="810"/>
        <w:pBdr/>
        <w:spacing w:before="240" w:after="0"/>
        <w:ind w:firstLine="0"/>
        <w:jc w:val="both"/>
        <w:rPr>
          <w:rFonts w:ascii="Times New Roman" w:hAnsi="Times New Roman" w:cs="Times New Roman"/>
          <w:color w:val="000000"/>
        </w:rPr>
      </w:pPr>
      <w:bookmarkStart w:id="33" w:name="_Toc000000038"/>
      <w:r>
        <w:rPr>
          <w:rFonts w:ascii="Times New Roman" w:hAnsi="Times New Roman" w:cs="Times New Roman"/>
          <w:color w:val="000000"/>
        </w:rPr>
        <w:t xml:space="preserve">2</w:t>
      </w:r>
      <w:r>
        <w:rPr>
          <w:rFonts w:ascii="Times New Roman" w:hAnsi="Times New Roman" w:cs="Times New Roman"/>
          <w:b/>
          <w:color w:val="000000"/>
        </w:rPr>
        <w:t xml:space="preserve">.3 SÍNTESE TÉCNICA</w:t>
      </w:r>
      <w:bookmarkEnd w:id="33"/>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As tecnologias estão alinhadas com as funcionalidades prometidas: o ciclo docente completo apoia-se nas regras de domínio partilhadas e na interface de página única; o funcionamento offline, no service worker e na fila de operações; a pauta oficial, no núcleo de cálculo e nas bibliotecas de folha de cálculo confinadas ao módulo; e a operação económica, no servidor sem dependências. As vantagens mais relevantes são a unificação linguística, a pequena dimensão do pacote e o custo de operação reduzido, atributos coerentes com o contexto de redes desiguais analisado no Capítulo 2. As limitações foram assumidas como tal: a sincronização por registo inteiro, o ficheiro único como base de dados, a ausência de HTTPS e de cópias de segurança no código actual, a ausência de rastreabilidade histórica das notas da pauta e a interface limitada ao tema claro.</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Nenhuma das comparações conduz à recomendação de migração imediata: as condições que justificariam revisão são concretas, o crescimento do número de instituições para a base de dados, o crescimento da interface para a framework e a necessidade de arquivo imutável para o PDF. Para as decisões futuras recomendam-se três critérios derivados da literatura: decidir com base em requisitos demonstrados e não em modismos (Hunt &amp; Thomas, 2010); manter as regras de domínio independentes dos mecanismos de entrega (Martin, 2019); e acompanhar qualquer mudança com a suite de testes existente, ampliando-a, de modo que a refactorização permaneça operação segura (Fowler, 2020).</w:t>
      </w:r>
    </w:p>
    <w:p>
      <w:pPr>
        <w:pStyle w:val="809"/>
        <w:pBdr/>
        <w:spacing w:before="240" w:after="0"/>
        <w:ind w:firstLine="0"/>
        <w:jc w:val="both"/>
        <w:rPr>
          <w:rFonts w:ascii="Times New Roman" w:hAnsi="Times New Roman" w:cs="Times New Roman"/>
          <w:color w:val="000000"/>
        </w:rPr>
      </w:pPr>
      <w:r>
        <w:rPr>
          <w:rFonts w:ascii="Times New Roman" w:hAnsi="Times New Roman" w:cs="Times New Roman"/>
          <w:b/>
          <w:color w:val="000000"/>
        </w:rPr>
        <w:br w:type="page"/>
      </w:r>
      <w:bookmarkStart w:id="34" w:name="_Toc000000039"/>
      <w:r>
        <w:rPr>
          <w:rFonts w:ascii="Times New Roman" w:hAnsi="Times New Roman" w:cs="Times New Roman"/>
          <w:b/>
          <w:color w:val="000000"/>
        </w:rPr>
        <w:t xml:space="preserve">CONCLUSÃO</w:t>
      </w:r>
      <w:bookmarkEnd w:id="34"/>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O trabalho perguntou em que medida o ProfSpace constitui uma solução tecnológica diferenciada para as necessidades de organização do trabalho docente e que condições técnicas, competitivas e comerciais poderão favorecer a sua viabilidade como produto digital. A resposta sustentada pela análise é a seguinte: o ProfSpace é uma solução diferenciada na medida em que integra, num único espaço com controlo de permissões por papel, o ciclo completo do trabalho docente, da planificação à pauta oficial, construído para tolerar redes intermitentes; a sua viabilidade comercial permanece, hoje, uma hipótese razoável e não um resultado demonstrado.</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Quanto aos objectivos específicos, os resultados são os seguintes. O problema foi caracterizado como a dispersão da informação escolar por suportes não integrados, num contexto de penetração de internet de 44,8 por cento (Kemp, 2025), que valoriza o funcionamento offline. As funcionalidades foram verificadas no código-fonte e em execução local: gestão de turmas, alunos, disciplinas, planificações, presenças, avaliações, provas, pautas em A4 e A3 com exportação para Excel e comunicados, governados por uma matriz de permissões aplicada no servidor. A comparação com onze ferramentas mostrou que nenhuma reúne a gestão do registo escolar com a produção de documentos oficiais e o funcionamento offline, embora várias as superem nos seus domínios próprios. As tecnologias revelaram-se adequadas ao estado e à escala actuais do produto, e o exame comercial recomendou o modelo gratuito com planos institucionais, apoiado num piloto de validação.</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Cumpre distinguir as conclusões fundamentadas das hipóteses que carecem de validação. É fundamentado afirmar que o produto existe, que as funcionalidades descritas operam, que a arquitectura observa os princípios de separação de responsabilidades e de parcimónia tecnológica e que existe espaço de diferenciação no segmento estudado. Não é possível afirmar, sem evidência adicional, que professores e escolas adoptarão a plataforma em número suficiente ou que pagarão por ela; estas são hipóteses a testar com pilotos controlados. Permanecem por resolver, antes da produção, os requisitos de segurança identificados na própria documentação do projecto, nomeadamente HTTPS, cabeçalhos de segurança e cópias de segurança.</w:t>
      </w:r>
    </w:p>
    <w:p>
      <w:pPr>
        <w:pBdr/>
        <w:spacing w:before="240" w:after="0"/>
        <w:ind w:firstLine="0"/>
        <w:jc w:val="both"/>
        <w:rPr>
          <w:rFonts w:ascii="Times New Roman" w:hAnsi="Times New Roman" w:cs="Times New Roman"/>
          <w:color w:val="000000"/>
        </w:rPr>
      </w:pPr>
      <w:r>
        <w:rPr>
          <w:rFonts w:ascii="Times New Roman" w:hAnsi="Times New Roman" w:cs="Times New Roman"/>
          <w:color w:val="000000"/>
          <w:sz w:val="24"/>
        </w:rPr>
        <w:t xml:space="preserve">Em síntese, o ProfSpace demonstra que é possível construir, com meios modestos e decisões disciplinadas, uma solução digital coerente com as condições reais do ensino em Angola: integrada, oficial no que produz e tolerante na forma como opera. O seu valor tecnológico está sustentado pela análise; a rentabilidade dependerá da procura que se confirmar, do modelo de negócio e da disciplina de custos.</w:t>
      </w:r>
    </w:p>
    <w:p>
      <w:pPr>
        <w:pBdr/>
        <w:spacing w:before="240" w:after="0"/>
        <w:ind w:firstLine="0"/>
        <w:jc w:val="both"/>
        <w:rPr>
          <w:rFonts w:ascii="Times New Roman" w:hAnsi="Times New Roman" w:cs="Times New Roman"/>
          <w:color w:val="000000"/>
          <w:sz w:val="24"/>
        </w:rPr>
      </w:pPr>
      <w:r>
        <w:rPr>
          <w:rFonts w:ascii="Times New Roman" w:hAnsi="Times New Roman" w:cs="Times New Roman"/>
          <w:color w:val="000000"/>
          <w:sz w:val="24"/>
        </w:rPr>
        <w:br w:type="page"/>
      </w:r>
    </w:p>
    <w:p>
      <w:pPr>
        <w:pStyle w:val="809"/>
        <w:pBdr/>
        <w:jc w:val="both"/>
        <w:rPr>
          <w:rFonts w:ascii="Times New Roman" w:hAnsi="Times New Roman" w:cs="Times New Roman"/>
          <w:color w:val="000000"/>
        </w:rPr>
      </w:pPr>
      <w:bookmarkStart w:id="35" w:name="_Toc000000040"/>
      <w:r>
        <w:rPr>
          <w:rFonts w:ascii="Times New Roman" w:hAnsi="Times New Roman" w:cs="Times New Roman"/>
          <w:b/>
          <w:color w:val="000000"/>
        </w:rPr>
        <w:t xml:space="preserve">REFERÊNCIAS</w:t>
      </w:r>
      <w:bookmarkEnd w:id="35"/>
    </w:p>
    <w:p>
      <w:pPr>
        <w:pBdr/>
        <w:rPr>
          <w:rFonts w:ascii="Times New Roman" w:hAnsi="Times New Roman" w:cs="Times New Roman"/>
          <w:color w:val="000000"/>
        </w:rPr>
      </w:pPr>
      <w:r>
        <w:rPr>
          <w:rFonts w:ascii="Times New Roman" w:hAnsi="Times New Roman" w:cs="Times New Roman"/>
          <w:color w:val="000000"/>
          <w:sz w:val="24"/>
        </w:rPr>
        <w:t xml:space="preserve">Althoff, C. (2022). O programador autodidata: Guia definitivo para programar profissionalmente. Novatec.</w:t>
      </w:r>
    </w:p>
    <w:p>
      <w:pPr>
        <w:pBdr/>
        <w:rPr>
          <w:rFonts w:ascii="Times New Roman" w:hAnsi="Times New Roman" w:cs="Times New Roman"/>
          <w:color w:val="000000"/>
        </w:rPr>
      </w:pPr>
      <w:r>
        <w:rPr>
          <w:rFonts w:ascii="Times New Roman" w:hAnsi="Times New Roman" w:cs="Times New Roman"/>
          <w:color w:val="000000"/>
          <w:sz w:val="24"/>
        </w:rPr>
        <w:t xml:space="preserve">American Psychological Association. (2020). Publication manual of the American Psychological Association (7.ª ed.). https://doi.org/10.1037/0000165-000</w:t>
      </w:r>
    </w:p>
    <w:p>
      <w:pPr>
        <w:pBdr/>
        <w:rPr>
          <w:rFonts w:ascii="Times New Roman" w:hAnsi="Times New Roman" w:cs="Times New Roman"/>
          <w:color w:val="000000"/>
        </w:rPr>
      </w:pPr>
      <w:r>
        <w:rPr>
          <w:rFonts w:ascii="Times New Roman" w:hAnsi="Times New Roman" w:cs="Times New Roman"/>
          <w:color w:val="000000"/>
          <w:sz w:val="24"/>
        </w:rPr>
        <w:t xml:space="preserve">Atlassian. (s.d.). Trello: Manage your team projects from anywhere. https://trello.com</w:t>
      </w:r>
    </w:p>
    <w:p>
      <w:pPr>
        <w:pBdr/>
        <w:rPr>
          <w:rFonts w:ascii="Times New Roman" w:hAnsi="Times New Roman" w:cs="Times New Roman"/>
          <w:color w:val="000000"/>
        </w:rPr>
      </w:pPr>
      <w:r>
        <w:rPr>
          <w:rFonts w:ascii="Times New Roman" w:hAnsi="Times New Roman" w:cs="Times New Roman"/>
          <w:color w:val="000000"/>
          <w:sz w:val="24"/>
        </w:rPr>
        <w:t xml:space="preserve">Bhargava, A. Y. (2017). Entendendo algoritmos: Um guia ilustrado para programadores e outros curiosos. Novatec.</w:t>
      </w:r>
    </w:p>
    <w:p>
      <w:pPr>
        <w:pBdr/>
        <w:rPr>
          <w:rFonts w:ascii="Times New Roman" w:hAnsi="Times New Roman" w:cs="Times New Roman"/>
          <w:color w:val="000000"/>
        </w:rPr>
      </w:pPr>
      <w:r>
        <w:rPr>
          <w:rFonts w:ascii="Times New Roman" w:hAnsi="Times New Roman" w:cs="Times New Roman"/>
          <w:color w:val="000000"/>
          <w:sz w:val="24"/>
        </w:rPr>
        <w:t xml:space="preserve">Canva. (s.d.). Canva Educação. https://www.canva.com/pt_br/educacao/</w:t>
      </w:r>
    </w:p>
    <w:p>
      <w:pPr>
        <w:pBdr/>
        <w:rPr>
          <w:rFonts w:ascii="Times New Roman" w:hAnsi="Times New Roman" w:cs="Times New Roman"/>
          <w:color w:val="000000"/>
        </w:rPr>
      </w:pPr>
      <w:r>
        <w:rPr>
          <w:rFonts w:ascii="Times New Roman" w:hAnsi="Times New Roman" w:cs="Times New Roman"/>
          <w:color w:val="000000"/>
          <w:sz w:val="24"/>
        </w:rPr>
        <w:t xml:space="preserve">Edpuzzle. (s.d.). Edpuzzle: Make any video your lesson. https://edpuzzle.com</w:t>
      </w:r>
    </w:p>
    <w:p>
      <w:pPr>
        <w:pBdr/>
        <w:rPr>
          <w:rFonts w:ascii="Times New Roman" w:hAnsi="Times New Roman" w:cs="Times New Roman"/>
          <w:color w:val="000000"/>
        </w:rPr>
      </w:pPr>
      <w:r>
        <w:rPr>
          <w:rFonts w:ascii="Times New Roman" w:hAnsi="Times New Roman" w:cs="Times New Roman"/>
          <w:color w:val="000000"/>
          <w:sz w:val="24"/>
        </w:rPr>
        <w:t xml:space="preserve">Ensinei. (s.d.). Ensinei: IA para professores. https://ensinei.com.br</w:t>
      </w:r>
    </w:p>
    <w:p>
      <w:pPr>
        <w:pBdr/>
        <w:rPr>
          <w:rFonts w:ascii="Times New Roman" w:hAnsi="Times New Roman" w:cs="Times New Roman"/>
          <w:color w:val="000000"/>
        </w:rPr>
      </w:pPr>
      <w:r>
        <w:rPr>
          <w:rFonts w:ascii="Times New Roman" w:hAnsi="Times New Roman" w:cs="Times New Roman"/>
          <w:color w:val="000000"/>
          <w:sz w:val="24"/>
        </w:rPr>
        <w:t xml:space="preserve">ExcelJS. (s.d.). ExcelJS [Biblioteca de leitura e escrita de folhas de cálculo]. GitHub. https://github.com/exceljs/exceljs</w:t>
      </w:r>
    </w:p>
    <w:p>
      <w:pPr>
        <w:pBdr/>
        <w:rPr>
          <w:rFonts w:ascii="Times New Roman" w:hAnsi="Times New Roman" w:cs="Times New Roman"/>
          <w:color w:val="000000"/>
        </w:rPr>
      </w:pPr>
      <w:r>
        <w:rPr>
          <w:rFonts w:ascii="Times New Roman" w:hAnsi="Times New Roman" w:cs="Times New Roman"/>
          <w:color w:val="000000"/>
          <w:sz w:val="24"/>
        </w:rPr>
        <w:t xml:space="preserve">Fowler, M. (2020). Refatoração: Aperfeiçoando o design de códigos existentes (2.ª ed.). Novatec.</w:t>
      </w:r>
    </w:p>
    <w:p>
      <w:pPr>
        <w:pBdr/>
        <w:rPr>
          <w:rFonts w:ascii="Times New Roman" w:hAnsi="Times New Roman" w:cs="Times New Roman"/>
          <w:color w:val="000000"/>
        </w:rPr>
      </w:pPr>
      <w:r>
        <w:rPr>
          <w:rFonts w:ascii="Times New Roman" w:hAnsi="Times New Roman" w:cs="Times New Roman"/>
          <w:color w:val="000000"/>
          <w:sz w:val="24"/>
        </w:rPr>
        <w:t xml:space="preserve">Google. (s.d.-a). Google Classroom. https://edu.google.com/workspace-for-education/classroom/</w:t>
      </w:r>
    </w:p>
    <w:p>
      <w:pPr>
        <w:pBdr/>
        <w:rPr>
          <w:rFonts w:ascii="Times New Roman" w:hAnsi="Times New Roman" w:cs="Times New Roman"/>
          <w:color w:val="000000"/>
        </w:rPr>
      </w:pPr>
      <w:r>
        <w:rPr>
          <w:rFonts w:ascii="Times New Roman" w:hAnsi="Times New Roman" w:cs="Times New Roman"/>
          <w:color w:val="000000"/>
          <w:sz w:val="24"/>
        </w:rPr>
        <w:t xml:space="preserve">Google. (s.d.-b). Google Forms. https://www.google.com/forms/about/</w:t>
      </w:r>
    </w:p>
    <w:p>
      <w:pPr>
        <w:pBdr/>
        <w:rPr>
          <w:rFonts w:ascii="Times New Roman" w:hAnsi="Times New Roman" w:cs="Times New Roman"/>
          <w:color w:val="000000"/>
        </w:rPr>
      </w:pPr>
      <w:r>
        <w:rPr>
          <w:rFonts w:ascii="Times New Roman" w:hAnsi="Times New Roman" w:cs="Times New Roman"/>
          <w:color w:val="000000"/>
          <w:sz w:val="24"/>
        </w:rPr>
        <w:t xml:space="preserve">Hunt, A., &amp; Thomas, D. (2010). O programador pragmático: De aprendiz a mestre. Bookman.</w:t>
      </w:r>
    </w:p>
    <w:p>
      <w:pPr>
        <w:pBdr/>
        <w:rPr>
          <w:rFonts w:ascii="Times New Roman" w:hAnsi="Times New Roman" w:cs="Times New Roman"/>
          <w:color w:val="000000"/>
        </w:rPr>
      </w:pPr>
      <w:r>
        <w:rPr>
          <w:rFonts w:ascii="Times New Roman" w:hAnsi="Times New Roman" w:cs="Times New Roman"/>
          <w:color w:val="000000"/>
          <w:sz w:val="24"/>
        </w:rPr>
        <w:t xml:space="preserve">iorCLASS. (s.d.). iorCLASS: Gestão para professores. https://www.iorclass.com.br</w:t>
      </w:r>
    </w:p>
    <w:p>
      <w:pPr>
        <w:pBdr/>
        <w:rPr>
          <w:rFonts w:ascii="Times New Roman" w:hAnsi="Times New Roman" w:cs="Times New Roman"/>
          <w:color w:val="000000"/>
        </w:rPr>
      </w:pPr>
      <w:r>
        <w:rPr>
          <w:rFonts w:ascii="Times New Roman" w:hAnsi="Times New Roman" w:cs="Times New Roman"/>
          <w:color w:val="000000"/>
          <w:sz w:val="24"/>
        </w:rPr>
        <w:t xml:space="preserve">Kahoot!. (s.d.). Kahoot!: Make learning awesome. https://kahoot.com</w:t>
      </w:r>
    </w:p>
    <w:p>
      <w:pPr>
        <w:pBdr/>
        <w:rPr>
          <w:rFonts w:ascii="Times New Roman" w:hAnsi="Times New Roman" w:cs="Times New Roman"/>
          <w:color w:val="000000"/>
        </w:rPr>
      </w:pPr>
      <w:r>
        <w:rPr>
          <w:rFonts w:ascii="Times New Roman" w:hAnsi="Times New Roman" w:cs="Times New Roman"/>
          <w:color w:val="000000"/>
          <w:sz w:val="24"/>
        </w:rPr>
        <w:t xml:space="preserve">Kemp, S. (2025). Digital 2025: Angola. DataReportal. https://datareportal.com/reports/digital-2025-angola</w:t>
      </w:r>
    </w:p>
    <w:p>
      <w:pPr>
        <w:pBdr/>
        <w:rPr>
          <w:rFonts w:ascii="Times New Roman" w:hAnsi="Times New Roman" w:cs="Times New Roman"/>
          <w:color w:val="000000"/>
        </w:rPr>
      </w:pPr>
      <w:r>
        <w:rPr>
          <w:rFonts w:ascii="Times New Roman" w:hAnsi="Times New Roman" w:cs="Times New Roman"/>
          <w:color w:val="000000"/>
          <w:sz w:val="24"/>
        </w:rPr>
        <w:t xml:space="preserve">Leite e Carvalho, T. (2023). Estruturas de dados: Domine as práticas essenciais em C, Java, C#, Python e JavaScript. Casa do Código.</w:t>
      </w:r>
    </w:p>
    <w:p>
      <w:pPr>
        <w:pBdr/>
        <w:rPr>
          <w:rFonts w:ascii="Times New Roman" w:hAnsi="Times New Roman" w:cs="Times New Roman"/>
          <w:color w:val="000000"/>
        </w:rPr>
      </w:pPr>
      <w:r>
        <w:rPr>
          <w:rFonts w:ascii="Times New Roman" w:hAnsi="Times New Roman" w:cs="Times New Roman"/>
          <w:color w:val="000000"/>
          <w:sz w:val="24"/>
        </w:rPr>
        <w:t xml:space="preserve">Martin, R. C. (2009). Código limpo: Habilidades práticas do Agile software. Alta Books.</w:t>
      </w:r>
    </w:p>
    <w:p>
      <w:pPr>
        <w:pBdr/>
        <w:rPr>
          <w:rFonts w:ascii="Times New Roman" w:hAnsi="Times New Roman" w:cs="Times New Roman"/>
          <w:color w:val="000000"/>
        </w:rPr>
      </w:pPr>
      <w:r>
        <w:rPr>
          <w:rFonts w:ascii="Times New Roman" w:hAnsi="Times New Roman" w:cs="Times New Roman"/>
          <w:color w:val="000000"/>
          <w:sz w:val="24"/>
        </w:rPr>
        <w:t xml:space="preserve">Martin, R. C. (2019). Arquitetura limpa: O guia do artesão para estrutura e design de software. Alta Books.</w:t>
      </w:r>
    </w:p>
    <w:p>
      <w:pPr>
        <w:pBdr/>
        <w:rPr>
          <w:rFonts w:ascii="Times New Roman" w:hAnsi="Times New Roman" w:cs="Times New Roman"/>
          <w:color w:val="000000"/>
        </w:rPr>
      </w:pPr>
      <w:r>
        <w:rPr>
          <w:rFonts w:ascii="Times New Roman" w:hAnsi="Times New Roman" w:cs="Times New Roman"/>
          <w:color w:val="000000"/>
          <w:sz w:val="24"/>
        </w:rPr>
        <w:t xml:space="preserve">Menezes, N. N. C. (2024). Introdução à programação com Python: Algoritmos e lógica de programação para iniciantes (4.ª ed.). Novatec.</w:t>
      </w:r>
    </w:p>
    <w:p>
      <w:pPr>
        <w:pBdr/>
        <w:rPr>
          <w:rFonts w:ascii="Times New Roman" w:hAnsi="Times New Roman" w:cs="Times New Roman"/>
          <w:color w:val="000000"/>
        </w:rPr>
      </w:pPr>
      <w:r>
        <w:rPr>
          <w:rFonts w:ascii="Times New Roman" w:hAnsi="Times New Roman" w:cs="Times New Roman"/>
          <w:color w:val="000000"/>
          <w:sz w:val="24"/>
        </w:rPr>
        <w:t xml:space="preserve">Mozilla. (s.d.). Service Worker API. MDN Web Docs. https://developer.mozilla.org/en-US/docs/Web/API/Service_Worker_API</w:t>
      </w:r>
    </w:p>
    <w:p>
      <w:pPr>
        <w:pBdr/>
        <w:rPr>
          <w:rFonts w:ascii="Times New Roman" w:hAnsi="Times New Roman" w:cs="Times New Roman"/>
          <w:color w:val="000000"/>
        </w:rPr>
      </w:pPr>
      <w:r>
        <w:rPr>
          <w:rFonts w:ascii="Times New Roman" w:hAnsi="Times New Roman" w:cs="Times New Roman"/>
          <w:color w:val="000000"/>
          <w:sz w:val="24"/>
        </w:rPr>
        <w:t xml:space="preserve">Node.js. (s.d.). Node.js documentation. https://nodejs.org/docs/latest/api/</w:t>
      </w:r>
    </w:p>
    <w:p>
      <w:pPr>
        <w:pBdr/>
        <w:rPr>
          <w:rFonts w:ascii="Times New Roman" w:hAnsi="Times New Roman" w:cs="Times New Roman"/>
          <w:color w:val="000000"/>
        </w:rPr>
      </w:pPr>
      <w:r>
        <w:rPr>
          <w:rFonts w:ascii="Times New Roman" w:hAnsi="Times New Roman" w:cs="Times New Roman"/>
          <w:color w:val="000000"/>
          <w:sz w:val="24"/>
        </w:rPr>
        <w:t xml:space="preserve">Prodanov, C. C., &amp; Freitas, E. C. (2013). Metodologia do trabalho científico: Métodos e técnicas da pesquisa e do trabalho académico (2.ª ed.). Feevale Editora.</w:t>
      </w:r>
    </w:p>
    <w:p>
      <w:pPr>
        <w:pBdr/>
        <w:rPr>
          <w:rFonts w:ascii="Times New Roman" w:hAnsi="Times New Roman" w:cs="Times New Roman"/>
          <w:color w:val="000000"/>
        </w:rPr>
      </w:pPr>
      <w:r>
        <w:rPr>
          <w:rFonts w:ascii="Times New Roman" w:hAnsi="Times New Roman" w:cs="Times New Roman"/>
          <w:color w:val="000000"/>
          <w:sz w:val="24"/>
        </w:rPr>
        <w:t xml:space="preserve">SheetJS. (s.d.). SheetJS documentation. https://docs.sheetjs.com</w:t>
      </w:r>
    </w:p>
    <w:p>
      <w:pPr>
        <w:pBdr/>
        <w:rPr>
          <w:rFonts w:ascii="Times New Roman" w:hAnsi="Times New Roman" w:cs="Times New Roman"/>
          <w:color w:val="000000"/>
        </w:rPr>
      </w:pPr>
      <w:r>
        <w:rPr>
          <w:rFonts w:ascii="Times New Roman" w:hAnsi="Times New Roman" w:cs="Times New Roman"/>
          <w:color w:val="000000"/>
          <w:sz w:val="24"/>
        </w:rPr>
        <w:t xml:space="preserve">Teachy. (s.d.). Teachy: Inteligência artificial para professores. https://www.teachy.com.br</w:t>
      </w:r>
    </w:p>
    <w:p>
      <w:pPr>
        <w:pBdr/>
        <w:rPr>
          <w:rFonts w:ascii="Times New Roman" w:hAnsi="Times New Roman" w:cs="Times New Roman"/>
          <w:color w:val="000000"/>
        </w:rPr>
      </w:pPr>
      <w:r>
        <w:rPr>
          <w:rFonts w:ascii="Times New Roman" w:hAnsi="Times New Roman" w:cs="Times New Roman"/>
          <w:color w:val="000000"/>
          <w:sz w:val="24"/>
        </w:rPr>
        <w:t xml:space="preserve">TeacherKit. (s.d.). TeacherKit: Class roster and classroom management. https://teacherkit.net</w:t>
      </w:r>
    </w:p>
    <w:p>
      <w:pPr>
        <w:pBdr/>
        <w:rPr>
          <w:rFonts w:ascii="Times New Roman" w:hAnsi="Times New Roman" w:cs="Times New Roman"/>
          <w:color w:val="000000"/>
        </w:rPr>
      </w:pPr>
      <w:r>
        <w:rPr>
          <w:rFonts w:ascii="Times New Roman" w:hAnsi="Times New Roman" w:cs="Times New Roman"/>
          <w:color w:val="000000"/>
          <w:sz w:val="24"/>
        </w:rPr>
        <w:t xml:space="preserve">Wayground. (2025). Quizizz is now Wayground: What is changing and what is not. https://help.wayground.com/support/solutions/articles/158000403867</w:t>
      </w:r>
    </w:p>
    <w:sectPr>
      <w:footerReference w:type="default" r:id="rId12"/>
      <w:type w:val="nextPage"/>
      <w:pgSz w:w="11906" w:h="16838"/>
      <w:pgMar w:top="1701" w:right="1134" w:bottom="1134" w:left="1701" w:header="709" w:footer="709" w:gutter="0"/>
      <w:cols w:space="708" w:num="1"/>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comment w:id="0" w:author="WordCraft User" w:date="2026-10-20T06:32:25Z" w:initials="WU">
    <w:p w14:paraId="10000001" w14:textId="77777777">
      <w:pPr>
        <w:spacing w:before="0" w:after="0" w:line="240" w:lineRule="auto"/>
        <w:ind w:left="0" w:right="0" w:firstLine="0"/>
        <w:jc w:val="left"/>
      </w:pPr>
    </w:p>
  </w:comment>
</w:comments>
</file>

<file path=word/commentsExtended.xml><?xml version="1.0" encoding="utf-8"?>
<w15:commentsEx xmlns:w15="http://schemas.microsoft.com/office/word/2012/wordml" xmlns:mc="http://schemas.openxmlformats.org/markup-compatibility/2006">
  <w15:commentEx w15:paraId="10000001"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10000001" w16cex:dateUtc="2026-10-20T06:32:25Z"/>
</w16cex:commentsExtensible>
</file>

<file path=word/commentsIds.xml><?xml version="1.0" encoding="utf-8"?>
<w16cid:commentsIds xmlns:mc="http://schemas.openxmlformats.org/markup-compatibility/2006" xmlns:w16cid="http://schemas.microsoft.com/office/word/2016/wordml/cid" mc:Ignorable="w16cid">
  <w16cid:commentId w16cid:paraId="10000001" w16cid:durableId="10000001"/>
</w16cid:commentsIds>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pBdr/>
        <w:spacing w:after="0"/>
      </w:pPr>
      <w:r>
        <w:separator/>
      </w:r>
    </w:p>
  </w:endnote>
  <w:endnote w:type="continuationSeparator" w:id="0">
    <w:p>
      <w:pPr>
        <w:pBd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ptos">
    <w:panose1 w:val="02020603050405020304"/>
  </w:font>
  <w:font w:name="Aptos Display">
    <w:panose1 w:val="02020603050405020304"/>
  </w:font>
  <w:font w:name="Calibri">
    <w:panose1 w:val="020F0502020204030204"/>
  </w:font>
  <w:font w:name="Cambria Math">
    <w:panose1 w:val="02000603000000000000"/>
  </w:font>
  <w:font w:name="Calibri Light">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sdt>
    <w:sdtPr>
      <w:rPr/>
      <w:id w:val="10806951"/>
      <w:docPartObj>
        <w:docPartGallery w:val="Page Numbers (Bottom of Page)"/>
        <w:docPartUnique/>
      </w:docPartObj>
      <w15:appearance w15:val="boundingBox"/>
    </w:sdtPr>
    <w:sdtContent>
      <w:p>
        <w:pPr>
          <w:pStyle w:val="832"/>
          <w:pBdr/>
          <w:jc w:val="right"/>
          <w:rPr>
            <w:ins w:id="121" w:author="Délcio Raúl" w:date="2026-05-19T01:40:00Z"/>
          </w:rPr>
        </w:pPr>
        <w:ins w:id="122" w:author="Délcio Raúl" w:date="2026-05-19T01:40:00Z">
          <w:r>
            <w:fldChar w:fldCharType="begin"/>
          </w:r>
          <w:r>
            <w:instrText xml:space="preserve"> PAGE   \* MERGEFORMAT </w:instrText>
          </w:r>
          <w:r>
            <w:fldChar w:fldCharType="separate"/>
          </w:r>
          <w:r>
            <w:t xml:space="preserve">2</w:t>
          </w:r>
          <w:r>
            <w:fldChar w:fldCharType="end"/>
          </w:r>
        </w:ins>
      </w:p>
    </w:sdtContent>
  </w:sdt>
  <w:p>
    <w:pPr>
      <w:pStyle w:val="832"/>
      <w:pBd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pBdr/>
        <w:spacing w:after="0"/>
      </w:pPr>
      <w:r>
        <w:separator/>
      </w:r>
    </w:p>
  </w:footnote>
  <w:footnote w:type="continuationSeparator" w:id="0">
    <w:p>
      <w:pPr>
        <w:pBdr/>
        <w:spacing w:after="0"/>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9E707A5"/>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0C536F49"/>
    <w:multiLevelType w:val="multilevel"/>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2">
    <w:nsid w:val="0C997318"/>
    <w:multiLevelType w:val="multilevel"/>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3">
    <w:nsid w:val="0E5C21DA"/>
    <w:multiLevelType w:val="multilevel"/>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
    <w:nsid w:val="101D535D"/>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nsid w:val="106471B8"/>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14CD2142"/>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nsid w:val="16200F59"/>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nsid w:val="1990544D"/>
    <w:multiLevelType w:val="multilevel"/>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9">
    <w:nsid w:val="1BBE74D9"/>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21FE4652"/>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nsid w:val="23C16DDF"/>
    <w:multiLevelType w:val="multilevel"/>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12">
    <w:nsid w:val="24103C5D"/>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nsid w:val="25235B8C"/>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73D08BE"/>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nsid w:val="29E909CF"/>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
    <w:nsid w:val="2FF876B5"/>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
    <w:nsid w:val="32D54CCC"/>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CF966D6"/>
    <w:multiLevelType w:val="multilevel"/>
    <w:lvl w:ilvl="0">
      <w:start w:val="1"/>
      <w:numFmt w:val="bullet"/>
      <w:lvlText w:val="•"/>
      <w:lvlJc w:val="left"/>
      <w:pPr>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9">
    <w:nsid w:val="406C297C"/>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
    <w:nsid w:val="439C6899"/>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
    <w:nsid w:val="49A75DC7"/>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
    <w:nsid w:val="4E8F000B"/>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
    <w:nsid w:val="507A109C"/>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nsid w:val="53411C94"/>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55EB7022"/>
    <w:multiLevelType w:val="multilevel"/>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26">
    <w:nsid w:val="5A19282D"/>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
    <w:nsid w:val="60335BC3"/>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
    <w:nsid w:val="634B062C"/>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
    <w:nsid w:val="65AE1371"/>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67933DF0"/>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
    <w:nsid w:val="69ED72B6"/>
    <w:multiLevelType w:val="multilevel"/>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nsid w:val="6C623321"/>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
    <w:nsid w:val="6F9B6618"/>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
    <w:nsid w:val="6FF55FF2"/>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
    <w:nsid w:val="701D4C39"/>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decimal"/>
      <w:lvlText w:val=""/>
      <w:lvlJc w:val="left"/>
      <w:pPr>
        <w:ind w:left="0" w:hanging="0"/>
      </w:pPr>
    </w:lvl>
    <w:lvl w:ilvl="8">
      <w:start w:val="1"/>
      <w:numFmt w:val="decimal"/>
      <w:lvlText w:val=""/>
      <w:lvlJc w:val="left"/>
      <w:pPr>
        <w:ind w:left="0" w:hanging="0"/>
      </w:pPr>
    </w:lvl>
  </w:abstractNum>
  <w:abstractNum w:abstractNumId="36">
    <w:nsid w:val="727E1185"/>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77A7229E"/>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
    <w:nsid w:val="7CD4201F"/>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7D1C7EBD"/>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
    <w:nsid w:val="7D545069"/>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5"/>
    <w:lvlOverride w:ilvl="0">
      <w:startOverride w:val="1"/>
    </w:lvlOverride>
  </w:num>
  <w:num w:numId="2">
    <w:abstractNumId w:val="35"/>
    <w:lvlOverride w:ilvl="0">
      <w:startOverride w:val="1"/>
    </w:lvlOverride>
  </w:num>
  <w:num w:numId="3">
    <w:abstractNumId w:val="22"/>
  </w:num>
  <w:num w:numId="4">
    <w:abstractNumId w:val="24"/>
  </w:num>
  <w:num w:numId="5">
    <w:abstractNumId w:val="26"/>
  </w:num>
  <w:num w:numId="6">
    <w:abstractNumId w:val="6"/>
  </w:num>
  <w:num w:numId="7">
    <w:abstractNumId w:val="29"/>
  </w:num>
  <w:num w:numId="8">
    <w:abstractNumId w:val="14"/>
  </w:num>
  <w:num w:numId="9">
    <w:abstractNumId w:val="36"/>
  </w:num>
  <w:num w:numId="10">
    <w:abstractNumId w:val="39"/>
  </w:num>
  <w:num w:numId="11">
    <w:abstractNumId w:val="10"/>
  </w:num>
  <w:num w:numId="12">
    <w:abstractNumId w:val="15"/>
  </w:num>
  <w:num w:numId="13">
    <w:abstractNumId w:val="17"/>
  </w:num>
  <w:num w:numId="14">
    <w:abstractNumId w:val="16"/>
  </w:num>
  <w:num w:numId="15">
    <w:abstractNumId w:val="34"/>
  </w:num>
  <w:num w:numId="16">
    <w:abstractNumId w:val="30"/>
  </w:num>
  <w:num w:numId="17">
    <w:abstractNumId w:val="33"/>
  </w:num>
  <w:num w:numId="18">
    <w:abstractNumId w:val="32"/>
  </w:num>
  <w:num w:numId="19">
    <w:abstractNumId w:val="19"/>
  </w:num>
  <w:num w:numId="20">
    <w:abstractNumId w:val="37"/>
  </w:num>
  <w:num w:numId="21">
    <w:abstractNumId w:val="12"/>
  </w:num>
  <w:num w:numId="22">
    <w:abstractNumId w:val="20"/>
  </w:num>
  <w:num w:numId="23">
    <w:abstractNumId w:val="40"/>
  </w:num>
  <w:num w:numId="24">
    <w:abstractNumId w:val="27"/>
  </w:num>
  <w:num w:numId="25">
    <w:abstractNumId w:val="0"/>
  </w:num>
  <w:num w:numId="26">
    <w:abstractNumId w:val="38"/>
  </w:num>
  <w:num w:numId="27">
    <w:abstractNumId w:val="9"/>
  </w:num>
  <w:num w:numId="28">
    <w:abstractNumId w:val="28"/>
  </w:num>
  <w:num w:numId="29">
    <w:abstractNumId w:val="4"/>
  </w:num>
  <w:num w:numId="30">
    <w:abstractNumId w:val="21"/>
  </w:num>
  <w:num w:numId="31">
    <w:abstractNumId w:val="8"/>
  </w:num>
  <w:num w:numId="32">
    <w:abstractNumId w:val="7"/>
  </w:num>
  <w:num w:numId="33">
    <w:abstractNumId w:val="18"/>
    <w:lvlOverride w:ilvl="0">
      <w:startOverride w:val="1"/>
    </w:lvlOverride>
  </w:num>
  <w:num w:numId="34">
    <w:abstractNumId w:val="23"/>
  </w:num>
  <w:num w:numId="35">
    <w:abstractNumId w:val="13"/>
  </w:num>
  <w:num w:numId="36">
    <w:abstractNumId w:val="3"/>
  </w:num>
  <w:num w:numId="37">
    <w:abstractNumId w:val="31"/>
  </w:num>
  <w:num w:numId="38">
    <w:abstractNumId w:val="1"/>
  </w:num>
  <w:num w:numId="39">
    <w:abstractNumId w:val="11"/>
  </w:num>
  <w:num w:numId="40">
    <w:abstractNumId w:val="25"/>
  </w:num>
  <w:num w:numId="41">
    <w:abstractNumId w:val="2"/>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sz w:val="24"/>
        <w:szCs w:val="24"/>
        <w:lang w:val="pt-PT" w:bidi="ar-SA"/>
      </w:rPr>
    </w:rPrDefault>
    <w:pPrDefault>
      <w:pPr>
        <w:pBdr/>
        <w:spacing w:before="0" w:beforeAutospacing="0" w:after="160" w:afterAutospacing="0" w:line="240" w:lineRule="auto"/>
        <w:ind w:left="0" w:right="0"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77"/>
    <w:uiPriority w:val="59"/>
    <w:pPr>
      <w:pBdr/>
      <w:spacing w:after="0" w:line="240" w:lineRule="auto"/>
    </w:pPr>
    <w:tblPr>
      <w:tblBorders/>
      <w:tblCellMar>
        <w:top w:w="0" w:type="dxa"/>
        <w:left w:w="108" w:type="dxa"/>
        <w:bottom w:w="0" w:type="dxa"/>
        <w:right w:w="108" w:type="dxa"/>
      </w:tblCellMar>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5">
    <w:name w:val="Plain Table 2"/>
    <w:basedOn w:val="877"/>
    <w:uiPriority w:val="59"/>
    <w:pPr>
      <w:pBdr/>
      <w:spacing w:after="0" w:line="240" w:lineRule="auto"/>
    </w:pPr>
    <w:tblPr>
      <w:tblBorders/>
      <w:tblCellMar>
        <w:top w:w="0" w:type="dxa"/>
        <w:left w:w="108" w:type="dxa"/>
        <w:bottom w:w="0" w:type="dxa"/>
        <w:right w:w="108" w:type="dxa"/>
      </w:tblCellMar>
    </w:tblPr>
    <w:tblStylePr w:type="band1Vert">
      <w:tcPr>
        <w:tcBorders>
          <w:left w:val="single" w:sz="4" w:space="0" w:color="000000"/>
          <w:right w:val="single" w:sz="4" w:space="0" w:color="000000"/>
        </w:tcBorders>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bottom w:val="single" w:sz="4" w:space="0" w:color="000000"/>
        </w:tcBorders>
      </w:tcPr>
    </w:tblStylePr>
    <w:tblStylePr w:type="lastRow">
      <w:rPr>
        <w:rFonts w:ascii="Arial" w:hAnsi="Arial"/>
        <w:b/>
        <w:color w:val="404040"/>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6">
    <w:name w:val="Plain Table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2F2F2"/>
      </w:tcPr>
    </w:tblStylePr>
    <w:tblStylePr w:type="band2Vert">
      <w:tcPr>
        <w:tcBorders/>
      </w:tcPr>
    </w:tblStylePr>
    <w:tblStylePr w:type="band1Horz">
      <w:rPr>
        <w:rFonts w:ascii="Arial" w:hAnsi="Arial"/>
        <w:color w:val="404040"/>
        <w:sz w:val="22"/>
      </w:rPr>
      <w:tcPr>
        <w:tcBorders/>
        <w:shd w:val="clear" w:color="auto" w:fill="F2F2F2"/>
      </w:tcPr>
    </w:tblStylePr>
    <w:tblStylePr w:type="band2Horz">
      <w:tcPr>
        <w:tcBorders/>
      </w:tcPr>
    </w:tblStylePr>
    <w:tblStylePr w:type="firstCol">
      <w:rPr>
        <w:b/>
        <w:caps/>
        <w:color w:val="404040"/>
      </w:rPr>
      <w:tcPr>
        <w:tcBorders>
          <w:top w:val="nil" w:sz="4" w:space="0" w:color="000000"/>
          <w:left w:val="nil" w:sz="4" w:space="0" w:color="000000"/>
          <w:bottom w:val="nil" w:sz="4" w:space="0" w:color="000000"/>
          <w:right w:val="single" w:sz="4" w:space="0" w:color="404040"/>
        </w:tcBorders>
      </w:tcPr>
    </w:tblStylePr>
    <w:tblStylePr w:type="lastCol">
      <w:rPr>
        <w:b/>
        <w:caps/>
        <w:color w:val="404040"/>
      </w:rPr>
      <w:tcPr>
        <w:tcBorders/>
      </w:tcPr>
    </w:tblStylePr>
    <w:tblStylePr w:type="firstRow">
      <w:rPr>
        <w:b/>
        <w:caps/>
        <w:color w:val="404040"/>
      </w:rPr>
      <w:tcPr>
        <w:tcBorders>
          <w:top w:val="nil" w:sz="4" w:space="0" w:color="000000"/>
          <w:left w:val="nil" w:sz="4" w:space="0" w:color="000000"/>
          <w:bottom w:val="single" w:sz="4" w:space="0" w:color="404040"/>
          <w:right w:val="nil" w:sz="4" w:space="0" w:color="000000"/>
        </w:tcBorders>
      </w:tcPr>
    </w:tblStylePr>
    <w:tblStylePr w:type="lastRow">
      <w:rPr>
        <w:b/>
        <w:caps/>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7">
    <w:name w:val="Plain Table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2F2F2"/>
      </w:tcPr>
    </w:tblStylePr>
    <w:tblStylePr w:type="band2Vert">
      <w:tcPr>
        <w:tcBorders/>
      </w:tcPr>
    </w:tblStylePr>
    <w:tblStylePr w:type="band1Horz">
      <w:rPr>
        <w:rFonts w:ascii="Arial" w:hAnsi="Arial"/>
        <w:color w:val="404040"/>
        <w:sz w:val="22"/>
      </w:rPr>
      <w:tcPr>
        <w:tcBorders/>
        <w:shd w:val="clear" w:color="auto" w:fill="F2F2F2"/>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8">
    <w:name w:val="Plain Table 5"/>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2F2F2"/>
      </w:tcPr>
    </w:tblStylePr>
    <w:tblStylePr w:type="band2Vert">
      <w:tcPr>
        <w:tcBorders/>
      </w:tcPr>
    </w:tblStylePr>
    <w:tblStylePr w:type="band1Horz">
      <w:rPr>
        <w:rFonts w:ascii="Arial" w:hAnsi="Arial"/>
        <w:color w:val="404040"/>
        <w:sz w:val="22"/>
      </w:rPr>
      <w:tcPr>
        <w:tcBorders/>
        <w:shd w:val="clear" w:color="auto" w:fill="F2F2F2"/>
      </w:tcPr>
    </w:tblStylePr>
    <w:tblStylePr w:type="band2Horz">
      <w:tcPr>
        <w:tcBorders/>
      </w:tcPr>
    </w:tblStylePr>
    <w:tblStylePr w:type="firstCol">
      <w:pPr>
        <w:jc w:val="right"/>
      </w:pPr>
      <w:rPr>
        <w:i/>
        <w:color w:val="404040"/>
      </w:rPr>
      <w:tcPr>
        <w:tcBorders>
          <w:right w:val="single" w:sz="4" w:space="0" w:color="404040"/>
        </w:tcBorders>
      </w:tcPr>
    </w:tblStylePr>
    <w:tblStylePr w:type="lastCol">
      <w:rPr>
        <w:i/>
        <w:color w:val="404040"/>
      </w:rPr>
      <w:tcPr>
        <w:tcBorders>
          <w:left w:val="single" w:sz="4" w:space="0" w:color="404040"/>
        </w:tcBorders>
      </w:tcPr>
    </w:tblStylePr>
    <w:tblStylePr w:type="firstRow">
      <w:rPr>
        <w:i/>
        <w:color w:val="404040"/>
      </w:rPr>
      <w:tcPr>
        <w:tcBorders>
          <w:left w:val="nil" w:sz="4" w:space="0" w:color="000000"/>
          <w:bottom w:val="single" w:sz="4" w:space="0" w:color="404040"/>
          <w:right w:val="nil" w:sz="4" w:space="0" w:color="000000"/>
        </w:tcBorders>
      </w:tcPr>
    </w:tblStylePr>
    <w:tblStylePr w:type="lastRow">
      <w:rPr>
        <w:i/>
        <w:color w:val="404040"/>
      </w:rPr>
      <w:tcPr>
        <w:tcBorders>
          <w:top w:val="single" w:sz="4" w:space="0" w:color="404040"/>
          <w:left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0">
    <w:name w:val="Grid Table 1 Light - Accent 1"/>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1">
    <w:name w:val="Grid Table 1 Light - Accent 2"/>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2">
    <w:name w:val="Grid Table 1 Light - Accent 3"/>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3">
    <w:name w:val="Grid Table 1 Light - Accent 4"/>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4">
    <w:name w:val="Grid Table 1 Light - Accent 5"/>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5">
    <w:name w:val="Grid Table 1 Light - Accent 6"/>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bottom w:val="single" w:sz="12" w:space="0" w:color="000000"/>
        </w:tcBorders>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6">
    <w:name w:val="Grid Table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CBCBCB"/>
      </w:tcPr>
    </w:tblStylePr>
    <w:tblStylePr w:type="band2Vert">
      <w:tcPr>
        <w:tcBorders/>
      </w:tcPr>
    </w:tblStylePr>
    <w:tblStylePr w:type="band1Horz">
      <w:rPr>
        <w:rFonts w:ascii="Arial" w:hAnsi="Arial"/>
        <w:color w:val="404040"/>
        <w:sz w:val="22"/>
      </w:rPr>
      <w:tcPr>
        <w:tcBorders/>
        <w:shd w:val="clear" w:color="auto" w:fill="CBCB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7">
    <w:name w:val="Grid Table 2 - Accent 1"/>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EEBF6"/>
      </w:tcPr>
    </w:tblStylePr>
    <w:tblStylePr w:type="band2Vert">
      <w:tcPr>
        <w:tcBorders/>
      </w:tcPr>
    </w:tblStylePr>
    <w:tblStylePr w:type="band1Horz">
      <w:rPr>
        <w:rFonts w:ascii="Arial" w:hAnsi="Arial"/>
        <w:color w:val="404040"/>
        <w:sz w:val="22"/>
      </w:rPr>
      <w:tcPr>
        <w:tcBorders/>
        <w:shd w:val="clear" w:color="auto" w:fill="DEEBF6"/>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8">
    <w:name w:val="Grid Table 2 - Accent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BE6D7"/>
      </w:tcPr>
    </w:tblStylePr>
    <w:tblStylePr w:type="band2Vert">
      <w:tcPr>
        <w:tcBorders/>
      </w:tcPr>
    </w:tblStylePr>
    <w:tblStylePr w:type="band1Horz">
      <w:rPr>
        <w:rFonts w:ascii="Arial" w:hAnsi="Arial"/>
        <w:color w:val="404040"/>
        <w:sz w:val="22"/>
      </w:rPr>
      <w:tcPr>
        <w:tcBorders/>
        <w:shd w:val="clear" w:color="auto" w:fill="FBE6D7"/>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29">
    <w:name w:val="Grid Table 2 - Accent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DEDED"/>
      </w:tcPr>
    </w:tblStylePr>
    <w:tblStylePr w:type="band2Vert">
      <w:tcPr>
        <w:tcBorders/>
      </w:tcPr>
    </w:tblStylePr>
    <w:tblStylePr w:type="band1Horz">
      <w:rPr>
        <w:rFonts w:ascii="Arial" w:hAnsi="Arial"/>
        <w:color w:val="404040"/>
        <w:sz w:val="22"/>
      </w:rPr>
      <w:tcPr>
        <w:tcBorders/>
        <w:shd w:val="clear" w:color="auto" w:fill="EDEDED"/>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0">
    <w:name w:val="Grid Table 2 - Accent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FF2CB"/>
      </w:tcPr>
    </w:tblStylePr>
    <w:tblStylePr w:type="band2Vert">
      <w:tcPr>
        <w:tcBorders/>
      </w:tcPr>
    </w:tblStylePr>
    <w:tblStylePr w:type="band1Horz">
      <w:rPr>
        <w:rFonts w:ascii="Arial" w:hAnsi="Arial"/>
        <w:color w:val="404040"/>
        <w:sz w:val="22"/>
      </w:rPr>
      <w:tcPr>
        <w:tcBorders/>
        <w:shd w:val="clear" w:color="auto" w:fill="FFF2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1">
    <w:name w:val="Grid Table 2 - Accent 5"/>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9E2F3"/>
      </w:tcPr>
    </w:tblStylePr>
    <w:tblStylePr w:type="band2Vert">
      <w:tcPr>
        <w:tcBorders/>
      </w:tcPr>
    </w:tblStylePr>
    <w:tblStylePr w:type="band1Horz">
      <w:rPr>
        <w:rFonts w:ascii="Arial" w:hAnsi="Arial"/>
        <w:color w:val="404040"/>
        <w:sz w:val="22"/>
      </w:rPr>
      <w:tcPr>
        <w:tcBorders/>
        <w:shd w:val="clear" w:color="auto" w:fill="D9E2F3"/>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2">
    <w:name w:val="Grid Table 2 - Accent 6"/>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2EFD9"/>
      </w:tcPr>
    </w:tblStylePr>
    <w:tblStylePr w:type="band2Vert">
      <w:tcPr>
        <w:tcBorders/>
      </w:tcPr>
    </w:tblStylePr>
    <w:tblStylePr w:type="band1Horz">
      <w:rPr>
        <w:rFonts w:ascii="Arial" w:hAnsi="Arial"/>
        <w:color w:val="404040"/>
        <w:sz w:val="22"/>
      </w:rPr>
      <w:tcPr>
        <w:tcBorders/>
        <w:shd w:val="clear" w:color="auto" w:fill="E2EFD9"/>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3">
    <w:name w:val="Grid Table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CBCBCB"/>
      </w:tcPr>
    </w:tblStylePr>
    <w:tblStylePr w:type="band2Vert">
      <w:tcPr>
        <w:tcBorders/>
      </w:tcPr>
    </w:tblStylePr>
    <w:tblStylePr w:type="band1Horz">
      <w:rPr>
        <w:rFonts w:ascii="Arial" w:hAnsi="Arial"/>
        <w:color w:val="404040"/>
        <w:sz w:val="22"/>
      </w:rPr>
      <w:tcPr>
        <w:tcBorders/>
        <w:shd w:val="clear" w:color="auto" w:fill="CBCBCB"/>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4">
    <w:name w:val="Grid Table 3 - Accent 1"/>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EEBF6"/>
      </w:tcPr>
    </w:tblStylePr>
    <w:tblStylePr w:type="band2Vert">
      <w:tcPr>
        <w:tcBorders/>
      </w:tcPr>
    </w:tblStylePr>
    <w:tblStylePr w:type="band1Horz">
      <w:rPr>
        <w:rFonts w:ascii="Arial" w:hAnsi="Arial"/>
        <w:color w:val="404040"/>
        <w:sz w:val="22"/>
      </w:rPr>
      <w:tcPr>
        <w:tcBorders/>
        <w:shd w:val="clear" w:color="auto" w:fill="DEEBF6"/>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5">
    <w:name w:val="Grid Table 3 - Accent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BE6D7"/>
      </w:tcPr>
    </w:tblStylePr>
    <w:tblStylePr w:type="band2Vert">
      <w:tcPr>
        <w:tcBorders/>
      </w:tcPr>
    </w:tblStylePr>
    <w:tblStylePr w:type="band1Horz">
      <w:rPr>
        <w:rFonts w:ascii="Arial" w:hAnsi="Arial"/>
        <w:color w:val="404040"/>
        <w:sz w:val="22"/>
      </w:rPr>
      <w:tcPr>
        <w:tcBorders/>
        <w:shd w:val="clear" w:color="auto" w:fill="FBE6D7"/>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6">
    <w:name w:val="Grid Table 3 - Accent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DEDED"/>
      </w:tcPr>
    </w:tblStylePr>
    <w:tblStylePr w:type="band2Vert">
      <w:tcPr>
        <w:tcBorders/>
      </w:tcPr>
    </w:tblStylePr>
    <w:tblStylePr w:type="band1Horz">
      <w:rPr>
        <w:rFonts w:ascii="Arial" w:hAnsi="Arial"/>
        <w:color w:val="404040"/>
        <w:sz w:val="22"/>
      </w:rPr>
      <w:tcPr>
        <w:tcBorders/>
        <w:shd w:val="clear" w:color="auto" w:fill="EDEDED"/>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7">
    <w:name w:val="Grid Table 3 - Accent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FF2CB"/>
      </w:tcPr>
    </w:tblStylePr>
    <w:tblStylePr w:type="band2Vert">
      <w:tcPr>
        <w:tcBorders/>
      </w:tcPr>
    </w:tblStylePr>
    <w:tblStylePr w:type="band1Horz">
      <w:rPr>
        <w:rFonts w:ascii="Arial" w:hAnsi="Arial"/>
        <w:color w:val="404040"/>
        <w:sz w:val="22"/>
      </w:rPr>
      <w:tcPr>
        <w:tcBorders/>
        <w:shd w:val="clear" w:color="auto" w:fill="FFF2CB"/>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8">
    <w:name w:val="Grid Table 3 - Accent 5"/>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9E2F3"/>
      </w:tcPr>
    </w:tblStylePr>
    <w:tblStylePr w:type="band2Vert">
      <w:tcPr>
        <w:tcBorders/>
      </w:tcPr>
    </w:tblStylePr>
    <w:tblStylePr w:type="band1Horz">
      <w:rPr>
        <w:rFonts w:ascii="Arial" w:hAnsi="Arial"/>
        <w:color w:val="404040"/>
        <w:sz w:val="22"/>
      </w:rPr>
      <w:tcPr>
        <w:tcBorders/>
        <w:shd w:val="clear" w:color="auto" w:fill="D9E2F3"/>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39">
    <w:name w:val="Grid Table 3 - Accent 6"/>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2EFD9"/>
      </w:tcPr>
    </w:tblStylePr>
    <w:tblStylePr w:type="band2Vert">
      <w:tcPr>
        <w:tcBorders/>
      </w:tcPr>
    </w:tblStylePr>
    <w:tblStylePr w:type="band1Horz">
      <w:rPr>
        <w:rFonts w:ascii="Arial" w:hAnsi="Arial"/>
        <w:color w:val="404040"/>
        <w:sz w:val="22"/>
      </w:rPr>
      <w:tcPr>
        <w:tcBorders/>
        <w:shd w:val="clear" w:color="auto" w:fill="E2EFD9"/>
      </w:tcPr>
    </w:tblStylePr>
    <w:tblStylePr w:type="band2Horz">
      <w:tcPr>
        <w:tcBorders/>
      </w:tcPr>
    </w:tblStylePr>
    <w:tblStylePr w:type="firstCol">
      <w:pPr>
        <w:jc w:val="right"/>
      </w:pPr>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0">
    <w:name w:val="Grid Table 4"/>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CBCBCB"/>
      </w:tcPr>
    </w:tblStylePr>
    <w:tblStylePr w:type="band2Vert">
      <w:tcPr>
        <w:tcBorders/>
      </w:tcPr>
    </w:tblStylePr>
    <w:tblStylePr w:type="band1Horz">
      <w:rPr>
        <w:rFonts w:ascii="Arial" w:hAnsi="Arial"/>
        <w:color w:val="404040"/>
        <w:sz w:val="22"/>
      </w:rPr>
      <w:tcPr>
        <w:tcBorders/>
        <w:shd w:val="clear" w:color="auto" w:fill="CBCB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1">
    <w:name w:val="Grid Table 4 - Accent 1"/>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DFEBF7"/>
      </w:tcPr>
    </w:tblStylePr>
    <w:tblStylePr w:type="band2Vert">
      <w:tcPr>
        <w:tcBorders/>
      </w:tcPr>
    </w:tblStylePr>
    <w:tblStylePr w:type="band1Horz">
      <w:rPr>
        <w:rFonts w:ascii="Arial" w:hAnsi="Arial"/>
        <w:color w:val="404040"/>
        <w:sz w:val="22"/>
      </w:rPr>
      <w:tcPr>
        <w:tcBorders/>
        <w:shd w:val="clear" w:color="auto" w:fill="DFEBF7"/>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69A3D8"/>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2">
    <w:name w:val="Grid Table 4 - Accent 2"/>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FBE6D7"/>
      </w:tcPr>
    </w:tblStylePr>
    <w:tblStylePr w:type="band2Vert">
      <w:tcPr>
        <w:tcBorders/>
      </w:tcPr>
    </w:tblStylePr>
    <w:tblStylePr w:type="band1Horz">
      <w:rPr>
        <w:rFonts w:ascii="Arial" w:hAnsi="Arial"/>
        <w:color w:val="404040"/>
        <w:sz w:val="22"/>
      </w:rPr>
      <w:tcPr>
        <w:tcBorders/>
        <w:shd w:val="clear" w:color="auto" w:fill="FBE6D7"/>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F4B285"/>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3">
    <w:name w:val="Grid Table 4 - Accent 3"/>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EDEDED"/>
      </w:tcPr>
    </w:tblStylePr>
    <w:tblStylePr w:type="band2Vert">
      <w:tcPr>
        <w:tcBorders/>
      </w:tcPr>
    </w:tblStylePr>
    <w:tblStylePr w:type="band1Horz">
      <w:rPr>
        <w:rFonts w:ascii="Arial" w:hAnsi="Arial"/>
        <w:color w:val="404040"/>
        <w:sz w:val="22"/>
      </w:rPr>
      <w:tcPr>
        <w:tcBorders/>
        <w:shd w:val="clear" w:color="auto" w:fill="EDEDED"/>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A5A5A5"/>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4">
    <w:name w:val="Grid Table 4 - Accent 4"/>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FFF2CB"/>
      </w:tcPr>
    </w:tblStylePr>
    <w:tblStylePr w:type="band2Vert">
      <w:tcPr>
        <w:tcBorders/>
      </w:tcPr>
    </w:tblStylePr>
    <w:tblStylePr w:type="band1Horz">
      <w:rPr>
        <w:rFonts w:ascii="Arial" w:hAnsi="Arial"/>
        <w:color w:val="404040"/>
        <w:sz w:val="22"/>
      </w:rPr>
      <w:tcPr>
        <w:tcBorders/>
        <w:shd w:val="clear" w:color="auto" w:fill="FFF2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FFD965"/>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5">
    <w:name w:val="Grid Table 4 - Accent 5"/>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D9E2F3"/>
      </w:tcPr>
    </w:tblStylePr>
    <w:tblStylePr w:type="band2Vert">
      <w:tcPr>
        <w:tcBorders/>
      </w:tcPr>
    </w:tblStylePr>
    <w:tblStylePr w:type="band1Horz">
      <w:rPr>
        <w:rFonts w:ascii="Arial" w:hAnsi="Arial"/>
        <w:color w:val="404040"/>
        <w:sz w:val="22"/>
      </w:rPr>
      <w:tcPr>
        <w:tcBorders/>
        <w:shd w:val="clear" w:color="auto" w:fill="D9E2F3"/>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4472C4"/>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6">
    <w:name w:val="Grid Table 4 - Accent 6"/>
    <w:basedOn w:val="877"/>
    <w:uiPriority w:val="59"/>
    <w:pPr>
      <w:pBdr/>
      <w:spacing w:after="0" w:line="240" w:lineRule="auto"/>
    </w:pPr>
    <w:tblPr>
      <w:tblStyleRowBandSize w:val="1"/>
      <w:tblBorders/>
    </w:tblPr>
    <w:tblStylePr w:type="band1Vert">
      <w:rPr>
        <w:rFonts w:ascii="Arial" w:hAnsi="Arial"/>
        <w:color w:val="404040"/>
        <w:sz w:val="22"/>
      </w:rPr>
      <w:tcPr>
        <w:tcBorders/>
        <w:shd w:val="clear" w:color="auto" w:fill="E2EFD9"/>
      </w:tcPr>
    </w:tblStylePr>
    <w:tblStylePr w:type="band2Vert">
      <w:tcPr>
        <w:tcBorders/>
      </w:tcPr>
    </w:tblStylePr>
    <w:tblStylePr w:type="band1Horz">
      <w:rPr>
        <w:rFonts w:ascii="Arial" w:hAnsi="Arial"/>
        <w:color w:val="404040"/>
        <w:sz w:val="22"/>
      </w:rPr>
      <w:tcPr>
        <w:tcBorders/>
        <w:shd w:val="clear" w:color="auto" w:fill="E2EFD9"/>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70AD47"/>
      </w:tcPr>
    </w:tblStylePr>
    <w:tblStylePr w:type="lastRow">
      <w:rPr>
        <w:b/>
        <w:color w:val="40404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7">
    <w:name w:val="Grid Table 5 Dark"/>
    <w:basedOn w:val="877"/>
    <w:uiPriority w:val="99"/>
    <w:pPr>
      <w:pBdr/>
      <w:spacing w:after="0" w:line="240" w:lineRule="auto"/>
    </w:pPr>
    <w:tblPr>
      <w:tblStyleRowBandSize w:val="1"/>
      <w:tblBorders/>
    </w:tblPr>
    <w:tblStylePr w:type="wholeTable">
      <w:tcPr>
        <w:shd w:val="clear" w:color="auto" w:fill="BFBFBF"/>
      </w:tcPr>
    </w:tblStylePr>
    <w:tblStylePr w:type="band1Vert">
      <w:tcPr>
        <w:tcBorders/>
        <w:shd w:val="clear" w:color="auto" w:fill="8A8A8A"/>
      </w:tcPr>
    </w:tblStylePr>
    <w:tblStylePr w:type="band2Vert">
      <w:tcPr>
        <w:tcBorders/>
      </w:tcPr>
    </w:tblStylePr>
    <w:tblStylePr w:type="band1Horz">
      <w:tcPr>
        <w:tcBorders/>
        <w:shd w:val="clear" w:color="auto" w:fill="8A8A8A"/>
      </w:tcPr>
    </w:tblStylePr>
    <w:tblStylePr w:type="band2Horz">
      <w:tcPr>
        <w:tcBorders/>
      </w:tcPr>
    </w:tblStylePr>
    <w:tblStylePr w:type="firstCol">
      <w:rPr>
        <w:rFonts w:ascii="Arial" w:hAnsi="Arial"/>
        <w:b/>
        <w:color w:val="FFFFFF"/>
        <w:sz w:val="22"/>
      </w:rPr>
      <w:tcPr>
        <w:tcBorders/>
        <w:shd w:val="clear" w:color="auto" w:fill="000000"/>
      </w:tcPr>
    </w:tblStylePr>
    <w:tblStylePr w:type="lastCol">
      <w:rPr>
        <w:rFonts w:ascii="Arial" w:hAnsi="Arial"/>
        <w:b/>
        <w:color w:val="FFFFFF"/>
        <w:sz w:val="22"/>
      </w:rPr>
      <w:tcPr>
        <w:tcBorders/>
        <w:shd w:val="clear" w:color="auto" w:fill="000000"/>
      </w:tcPr>
    </w:tblStylePr>
    <w:tblStylePr w:type="firstRow">
      <w:rPr>
        <w:rFonts w:ascii="Arial" w:hAnsi="Arial"/>
        <w:b/>
        <w:color w:val="FFFFFF"/>
        <w:sz w:val="22"/>
      </w:rPr>
      <w:tcPr>
        <w:tcBorders/>
        <w:shd w:val="clear" w:color="auto" w:fill="000000"/>
      </w:tcPr>
    </w:tblStylePr>
    <w:tblStylePr w:type="lastRow">
      <w:rPr>
        <w:rFonts w:ascii="Arial" w:hAnsi="Arial"/>
        <w:b/>
        <w:color w:val="FFFFFF"/>
        <w:sz w:val="22"/>
      </w:rPr>
      <w:tcPr>
        <w:tcBorders>
          <w:top w:val="single" w:sz="4" w:space="0" w:color="000000"/>
        </w:tcBorders>
        <w:shd w:val="clear" w:color="auto" w:fill="000000"/>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8">
    <w:name w:val="Grid Table 5 Dark- Accent 1"/>
    <w:basedOn w:val="877"/>
    <w:uiPriority w:val="99"/>
    <w:pPr>
      <w:pBdr/>
      <w:spacing w:after="0" w:line="240" w:lineRule="auto"/>
    </w:pPr>
    <w:tblPr>
      <w:tblStyleRowBandSize w:val="1"/>
      <w:tblBorders/>
    </w:tblPr>
    <w:tblStylePr w:type="wholeTable">
      <w:tcPr>
        <w:shd w:val="clear" w:color="auto" w:fill="DEEBF6"/>
      </w:tcPr>
    </w:tblStylePr>
    <w:tblStylePr w:type="band1Vert">
      <w:tcPr>
        <w:tcBorders/>
        <w:shd w:val="clear" w:color="auto" w:fill="B4D1EC"/>
      </w:tcPr>
    </w:tblStylePr>
    <w:tblStylePr w:type="band2Vert">
      <w:tcPr>
        <w:tcBorders/>
      </w:tcPr>
    </w:tblStylePr>
    <w:tblStylePr w:type="band1Horz">
      <w:tcPr>
        <w:tcBorders/>
        <w:shd w:val="clear" w:color="auto" w:fill="B4D1EC"/>
      </w:tcPr>
    </w:tblStylePr>
    <w:tblStylePr w:type="band2Horz">
      <w:tcPr>
        <w:tcBorders/>
      </w:tcPr>
    </w:tblStylePr>
    <w:tblStylePr w:type="firstCol">
      <w:rPr>
        <w:rFonts w:ascii="Arial" w:hAnsi="Arial"/>
        <w:b/>
        <w:color w:val="FFFFFF"/>
        <w:sz w:val="22"/>
      </w:rPr>
      <w:tcPr>
        <w:tcBorders/>
        <w:shd w:val="clear" w:color="auto" w:fill="5B9BD5"/>
      </w:tcPr>
    </w:tblStylePr>
    <w:tblStylePr w:type="lastCol">
      <w:rPr>
        <w:rFonts w:ascii="Arial" w:hAnsi="Arial"/>
        <w:b/>
        <w:color w:val="FFFFFF"/>
        <w:sz w:val="22"/>
      </w:rPr>
      <w:tcPr>
        <w:tcBorders/>
        <w:shd w:val="clear" w:color="auto" w:fill="5B9BD5"/>
      </w:tcPr>
    </w:tblStylePr>
    <w:tblStylePr w:type="firstRow">
      <w:rPr>
        <w:rFonts w:ascii="Arial" w:hAnsi="Arial"/>
        <w:b/>
        <w:color w:val="FFFFFF"/>
        <w:sz w:val="22"/>
      </w:rPr>
      <w:tcPr>
        <w:tcBorders/>
        <w:shd w:val="clear" w:color="auto" w:fill="5B9BD5"/>
      </w:tcPr>
    </w:tblStylePr>
    <w:tblStylePr w:type="lastRow">
      <w:rPr>
        <w:rFonts w:ascii="Arial" w:hAnsi="Arial"/>
        <w:b/>
        <w:color w:val="FFFFFF"/>
        <w:sz w:val="22"/>
      </w:rPr>
      <w:tcPr>
        <w:tcBorders>
          <w:top w:val="single" w:sz="4" w:space="0" w:color="000000"/>
        </w:tcBorders>
        <w:shd w:val="clear" w:color="auto" w:fill="5B9BD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49">
    <w:name w:val="Grid Table 5 Dark - Accent 2"/>
    <w:basedOn w:val="877"/>
    <w:uiPriority w:val="99"/>
    <w:pPr>
      <w:pBdr/>
      <w:spacing w:after="0" w:line="240" w:lineRule="auto"/>
    </w:pPr>
    <w:tblPr>
      <w:tblStyleRowBandSize w:val="1"/>
      <w:tblBorders/>
    </w:tblPr>
    <w:tblStylePr w:type="wholeTable">
      <w:tcPr>
        <w:shd w:val="clear" w:color="auto" w:fill="FBE6D7"/>
      </w:tcPr>
    </w:tblStylePr>
    <w:tblStylePr w:type="band1Vert">
      <w:tcPr>
        <w:tcBorders/>
        <w:shd w:val="clear" w:color="auto" w:fill="F7C3A0"/>
      </w:tcPr>
    </w:tblStylePr>
    <w:tblStylePr w:type="band2Vert">
      <w:tcPr>
        <w:tcBorders/>
      </w:tcPr>
    </w:tblStylePr>
    <w:tblStylePr w:type="band1Horz">
      <w:tcPr>
        <w:tcBorders/>
        <w:shd w:val="clear" w:color="auto" w:fill="F7C3A0"/>
      </w:tcPr>
    </w:tblStylePr>
    <w:tblStylePr w:type="band2Horz">
      <w:tcPr>
        <w:tcBorders/>
      </w:tcPr>
    </w:tblStylePr>
    <w:tblStylePr w:type="firstCol">
      <w:rPr>
        <w:rFonts w:ascii="Arial" w:hAnsi="Arial"/>
        <w:b/>
        <w:color w:val="FFFFFF"/>
        <w:sz w:val="22"/>
      </w:rPr>
      <w:tcPr>
        <w:tcBorders/>
        <w:shd w:val="clear" w:color="auto" w:fill="ED7D31"/>
      </w:tcPr>
    </w:tblStylePr>
    <w:tblStylePr w:type="lastCol">
      <w:rPr>
        <w:rFonts w:ascii="Arial" w:hAnsi="Arial"/>
        <w:b/>
        <w:color w:val="FFFFFF"/>
        <w:sz w:val="22"/>
      </w:rPr>
      <w:tcPr>
        <w:tcBorders/>
        <w:shd w:val="clear" w:color="auto" w:fill="ED7D31"/>
      </w:tcPr>
    </w:tblStylePr>
    <w:tblStylePr w:type="firstRow">
      <w:rPr>
        <w:rFonts w:ascii="Arial" w:hAnsi="Arial"/>
        <w:b/>
        <w:color w:val="FFFFFF"/>
        <w:sz w:val="22"/>
      </w:rPr>
      <w:tcPr>
        <w:tcBorders/>
        <w:shd w:val="clear" w:color="auto" w:fill="ED7D31"/>
      </w:tcPr>
    </w:tblStylePr>
    <w:tblStylePr w:type="lastRow">
      <w:rPr>
        <w:rFonts w:ascii="Arial" w:hAnsi="Arial"/>
        <w:b/>
        <w:color w:val="FFFFFF"/>
        <w:sz w:val="22"/>
      </w:rPr>
      <w:tcPr>
        <w:tcBorders>
          <w:top w:val="single" w:sz="4" w:space="0" w:color="000000"/>
        </w:tcBorders>
        <w:shd w:val="clear" w:color="auto" w:fill="ED7D31"/>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0">
    <w:name w:val="Grid Table 5 Dark - Accent 3"/>
    <w:basedOn w:val="877"/>
    <w:uiPriority w:val="99"/>
    <w:pPr>
      <w:pBdr/>
      <w:spacing w:after="0" w:line="240" w:lineRule="auto"/>
    </w:pPr>
    <w:tblPr>
      <w:tblStyleRowBandSize w:val="1"/>
      <w:tblBorders/>
    </w:tblPr>
    <w:tblStylePr w:type="wholeTable">
      <w:tcPr>
        <w:shd w:val="clear" w:color="auto" w:fill="EDEDED"/>
      </w:tcPr>
    </w:tblStylePr>
    <w:tblStylePr w:type="band1Vert">
      <w:tcPr>
        <w:tcBorders/>
        <w:shd w:val="clear" w:color="auto" w:fill="D6D6D6"/>
      </w:tcPr>
    </w:tblStylePr>
    <w:tblStylePr w:type="band2Vert">
      <w:tcPr>
        <w:tcBorders/>
      </w:tcPr>
    </w:tblStylePr>
    <w:tblStylePr w:type="band1Horz">
      <w:tcPr>
        <w:tcBorders/>
        <w:shd w:val="clear" w:color="auto" w:fill="D6D6D6"/>
      </w:tcPr>
    </w:tblStylePr>
    <w:tblStylePr w:type="band2Horz">
      <w:tcPr>
        <w:tcBorders/>
      </w:tcPr>
    </w:tblStylePr>
    <w:tblStylePr w:type="firstCol">
      <w:rPr>
        <w:rFonts w:ascii="Arial" w:hAnsi="Arial"/>
        <w:b/>
        <w:color w:val="FFFFFF"/>
        <w:sz w:val="22"/>
      </w:rPr>
      <w:tcPr>
        <w:tcBorders/>
        <w:shd w:val="clear" w:color="auto" w:fill="A5A5A5"/>
      </w:tcPr>
    </w:tblStylePr>
    <w:tblStylePr w:type="lastCol">
      <w:rPr>
        <w:rFonts w:ascii="Arial" w:hAnsi="Arial"/>
        <w:b/>
        <w:color w:val="FFFFFF"/>
        <w:sz w:val="22"/>
      </w:rPr>
      <w:tcPr>
        <w:tcBorders/>
        <w:shd w:val="clear" w:color="auto" w:fill="A5A5A5"/>
      </w:tcPr>
    </w:tblStylePr>
    <w:tblStylePr w:type="firstRow">
      <w:rPr>
        <w:rFonts w:ascii="Arial" w:hAnsi="Arial"/>
        <w:b/>
        <w:color w:val="FFFFFF"/>
        <w:sz w:val="22"/>
      </w:rPr>
      <w:tcPr>
        <w:tcBorders/>
        <w:shd w:val="clear" w:color="auto" w:fill="A5A5A5"/>
      </w:tcPr>
    </w:tblStylePr>
    <w:tblStylePr w:type="lastRow">
      <w:rPr>
        <w:rFonts w:ascii="Arial" w:hAnsi="Arial"/>
        <w:b/>
        <w:color w:val="FFFFFF"/>
        <w:sz w:val="22"/>
      </w:rPr>
      <w:tcPr>
        <w:tcBorders>
          <w:top w:val="single" w:sz="4" w:space="0" w:color="000000"/>
        </w:tcBorders>
        <w:shd w:val="clear" w:color="auto" w:fill="A5A5A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1">
    <w:name w:val="Grid Table 5 Dark- Accent 4"/>
    <w:basedOn w:val="877"/>
    <w:uiPriority w:val="99"/>
    <w:pPr>
      <w:pBdr/>
      <w:spacing w:after="0" w:line="240" w:lineRule="auto"/>
    </w:pPr>
    <w:tblPr>
      <w:tblStyleRowBandSize w:val="1"/>
      <w:tblBorders/>
    </w:tblPr>
    <w:tblStylePr w:type="wholeTable">
      <w:tcPr>
        <w:shd w:val="clear" w:color="auto" w:fill="FFF2CB"/>
      </w:tcPr>
    </w:tblStylePr>
    <w:tblStylePr w:type="band1Vert">
      <w:tcPr>
        <w:tcBorders/>
        <w:shd w:val="clear" w:color="auto" w:fill="FFE28A"/>
      </w:tcPr>
    </w:tblStylePr>
    <w:tblStylePr w:type="band2Vert">
      <w:tcPr>
        <w:tcBorders/>
      </w:tcPr>
    </w:tblStylePr>
    <w:tblStylePr w:type="band1Horz">
      <w:tcPr>
        <w:tcBorders/>
        <w:shd w:val="clear" w:color="auto" w:fill="FFE28A"/>
      </w:tcPr>
    </w:tblStylePr>
    <w:tblStylePr w:type="band2Horz">
      <w:tcPr>
        <w:tcBorders/>
      </w:tcPr>
    </w:tblStylePr>
    <w:tblStylePr w:type="firstCol">
      <w:rPr>
        <w:rFonts w:ascii="Arial" w:hAnsi="Arial"/>
        <w:b/>
        <w:color w:val="FFFFFF"/>
        <w:sz w:val="22"/>
      </w:rPr>
      <w:tcPr>
        <w:tcBorders/>
        <w:shd w:val="clear" w:color="auto" w:fill="FFC000"/>
      </w:tcPr>
    </w:tblStylePr>
    <w:tblStylePr w:type="lastCol">
      <w:rPr>
        <w:rFonts w:ascii="Arial" w:hAnsi="Arial"/>
        <w:b/>
        <w:color w:val="FFFFFF"/>
        <w:sz w:val="22"/>
      </w:rPr>
      <w:tcPr>
        <w:tcBorders/>
        <w:shd w:val="clear" w:color="auto" w:fill="FFC000"/>
      </w:tcPr>
    </w:tblStylePr>
    <w:tblStylePr w:type="firstRow">
      <w:rPr>
        <w:rFonts w:ascii="Arial" w:hAnsi="Arial"/>
        <w:b/>
        <w:color w:val="FFFFFF"/>
        <w:sz w:val="22"/>
      </w:rPr>
      <w:tcPr>
        <w:tcBorders/>
        <w:shd w:val="clear" w:color="auto" w:fill="FFC000"/>
      </w:tcPr>
    </w:tblStylePr>
    <w:tblStylePr w:type="lastRow">
      <w:rPr>
        <w:rFonts w:ascii="Arial" w:hAnsi="Arial"/>
        <w:b/>
        <w:color w:val="FFFFFF"/>
        <w:sz w:val="22"/>
      </w:rPr>
      <w:tcPr>
        <w:tcBorders>
          <w:top w:val="single" w:sz="4" w:space="0" w:color="000000"/>
        </w:tcBorders>
        <w:shd w:val="clear" w:color="auto" w:fill="FFC000"/>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2">
    <w:name w:val="Grid Table 5 Dark - Accent 5"/>
    <w:basedOn w:val="877"/>
    <w:uiPriority w:val="99"/>
    <w:pPr>
      <w:pBdr/>
      <w:spacing w:after="0" w:line="240" w:lineRule="auto"/>
    </w:pPr>
    <w:tblPr>
      <w:tblStyleRowBandSize w:val="1"/>
      <w:tblBorders/>
    </w:tblPr>
    <w:tblStylePr w:type="wholeTable">
      <w:tcPr>
        <w:shd w:val="clear" w:color="auto" w:fill="D9E2F3"/>
      </w:tcPr>
    </w:tblStylePr>
    <w:tblStylePr w:type="band1Vert">
      <w:tcPr>
        <w:tcBorders/>
        <w:shd w:val="clear" w:color="auto" w:fill="A9BEE4"/>
      </w:tcPr>
    </w:tblStylePr>
    <w:tblStylePr w:type="band2Vert">
      <w:tcPr>
        <w:tcBorders/>
      </w:tcPr>
    </w:tblStylePr>
    <w:tblStylePr w:type="band1Horz">
      <w:tcPr>
        <w:tcBorders/>
        <w:shd w:val="clear" w:color="auto" w:fill="A9BEE4"/>
      </w:tcPr>
    </w:tblStylePr>
    <w:tblStylePr w:type="band2Horz">
      <w:tcPr>
        <w:tcBorders/>
      </w:tcPr>
    </w:tblStylePr>
    <w:tblStylePr w:type="firstCol">
      <w:rPr>
        <w:rFonts w:ascii="Arial" w:hAnsi="Arial"/>
        <w:b/>
        <w:color w:val="FFFFFF"/>
        <w:sz w:val="22"/>
      </w:rPr>
      <w:tcPr>
        <w:tcBorders/>
        <w:shd w:val="clear" w:color="auto" w:fill="4472C4"/>
      </w:tcPr>
    </w:tblStylePr>
    <w:tblStylePr w:type="lastCol">
      <w:rPr>
        <w:rFonts w:ascii="Arial" w:hAnsi="Arial"/>
        <w:b/>
        <w:color w:val="FFFFFF"/>
        <w:sz w:val="22"/>
      </w:rPr>
      <w:tcPr>
        <w:tcBorders/>
        <w:shd w:val="clear" w:color="auto" w:fill="4472C4"/>
      </w:tcPr>
    </w:tblStylePr>
    <w:tblStylePr w:type="firstRow">
      <w:rPr>
        <w:rFonts w:ascii="Arial" w:hAnsi="Arial"/>
        <w:b/>
        <w:color w:val="FFFFFF"/>
        <w:sz w:val="22"/>
      </w:rPr>
      <w:tcPr>
        <w:tcBorders/>
        <w:shd w:val="clear" w:color="auto" w:fill="4472C4"/>
      </w:tcPr>
    </w:tblStylePr>
    <w:tblStylePr w:type="lastRow">
      <w:rPr>
        <w:rFonts w:ascii="Arial" w:hAnsi="Arial"/>
        <w:b/>
        <w:color w:val="FFFFFF"/>
        <w:sz w:val="22"/>
      </w:rPr>
      <w:tcPr>
        <w:tcBorders>
          <w:top w:val="single" w:sz="4" w:space="0" w:color="000000"/>
        </w:tcBorders>
        <w:shd w:val="clear" w:color="auto" w:fill="4472C4"/>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3">
    <w:name w:val="Grid Table 5 Dark - Accent 6"/>
    <w:basedOn w:val="877"/>
    <w:uiPriority w:val="99"/>
    <w:pPr>
      <w:pBdr/>
      <w:spacing w:after="0" w:line="240" w:lineRule="auto"/>
    </w:pPr>
    <w:tblPr>
      <w:tblStyleRowBandSize w:val="1"/>
      <w:tblBorders/>
    </w:tblPr>
    <w:tblStylePr w:type="wholeTable">
      <w:tcPr>
        <w:shd w:val="clear" w:color="auto" w:fill="E2EFD9"/>
      </w:tcPr>
    </w:tblStylePr>
    <w:tblStylePr w:type="band1Vert">
      <w:tcPr>
        <w:tcBorders/>
        <w:shd w:val="clear" w:color="auto" w:fill="BDDBA8"/>
      </w:tcPr>
    </w:tblStylePr>
    <w:tblStylePr w:type="band2Vert">
      <w:tcPr>
        <w:tcBorders/>
      </w:tcPr>
    </w:tblStylePr>
    <w:tblStylePr w:type="band1Horz">
      <w:tcPr>
        <w:tcBorders/>
        <w:shd w:val="clear" w:color="auto" w:fill="BDDBA8"/>
      </w:tcPr>
    </w:tblStylePr>
    <w:tblStylePr w:type="band2Horz">
      <w:tcPr>
        <w:tcBorders/>
      </w:tcPr>
    </w:tblStylePr>
    <w:tblStylePr w:type="firstCol">
      <w:rPr>
        <w:rFonts w:ascii="Arial" w:hAnsi="Arial"/>
        <w:b/>
        <w:color w:val="FFFFFF"/>
        <w:sz w:val="22"/>
      </w:rPr>
      <w:tcPr>
        <w:tcBorders/>
        <w:shd w:val="clear" w:color="auto" w:fill="70AD47"/>
      </w:tcPr>
    </w:tblStylePr>
    <w:tblStylePr w:type="lastCol">
      <w:rPr>
        <w:rFonts w:ascii="Arial" w:hAnsi="Arial"/>
        <w:b/>
        <w:color w:val="FFFFFF"/>
        <w:sz w:val="22"/>
      </w:rPr>
      <w:tcPr>
        <w:tcBorders/>
        <w:shd w:val="clear" w:color="auto" w:fill="70AD47"/>
      </w:tcPr>
    </w:tblStylePr>
    <w:tblStylePr w:type="firstRow">
      <w:rPr>
        <w:rFonts w:ascii="Arial" w:hAnsi="Arial"/>
        <w:b/>
        <w:color w:val="FFFFFF"/>
        <w:sz w:val="22"/>
      </w:rPr>
      <w:tcPr>
        <w:tcBorders/>
        <w:shd w:val="clear" w:color="auto" w:fill="70AD47"/>
      </w:tcPr>
    </w:tblStylePr>
    <w:tblStylePr w:type="lastRow">
      <w:rPr>
        <w:rFonts w:ascii="Arial" w:hAnsi="Arial"/>
        <w:b/>
        <w:color w:val="FFFFFF"/>
        <w:sz w:val="22"/>
      </w:rPr>
      <w:tcPr>
        <w:tcBorders>
          <w:top w:val="single" w:sz="4" w:space="0" w:color="000000"/>
        </w:tcBorders>
        <w:shd w:val="clear" w:color="auto" w:fill="70AD47"/>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4">
    <w:name w:val="Grid Table 6 Colorful"/>
    <w:basedOn w:val="877"/>
    <w:uiPriority w:val="99"/>
    <w:pPr>
      <w:pBdr/>
      <w:spacing w:after="0" w:line="240" w:lineRule="auto"/>
    </w:pPr>
    <w:rPr>
      <w:rFonts w:ascii="Arial" w:hAnsi="Arial"/>
      <w:color w:val="4A4A4A"/>
      <w:sz w:val="22"/>
    </w:rPr>
    <w:tblPr>
      <w:tblStyleRowBandSize w:val="1"/>
      <w:tblBorders/>
    </w:tblPr>
    <w:tblStylePr w:type="band1Vert">
      <w:tcPr>
        <w:tcBorders/>
        <w:shd w:val="clear" w:color="auto" w:fill="CBCBCB"/>
      </w:tcPr>
    </w:tblStylePr>
    <w:tblStylePr w:type="band2Vert">
      <w:tcPr>
        <w:tcBorders/>
      </w:tcPr>
    </w:tblStylePr>
    <w:tblStylePr w:type="band1Horz">
      <w:rPr>
        <w:rFonts w:ascii="Arial" w:hAnsi="Arial"/>
        <w:color w:val="4A4A4A"/>
        <w:sz w:val="22"/>
      </w:rPr>
      <w:tcPr>
        <w:tcBorders/>
        <w:shd w:val="clear" w:color="auto" w:fill="CBCBCB"/>
      </w:tcPr>
    </w:tblStylePr>
    <w:tblStylePr w:type="band2Horz">
      <w:rPr>
        <w:rFonts w:ascii="Arial" w:hAnsi="Arial"/>
        <w:color w:val="4A4A4A"/>
        <w:sz w:val="22"/>
      </w:rPr>
      <w:tcPr>
        <w:tcBorders/>
      </w:tcPr>
    </w:tblStylePr>
    <w:tblStylePr w:type="firstCol">
      <w:rPr>
        <w:b/>
        <w:color w:val="4A4A4A"/>
      </w:rPr>
      <w:tcPr>
        <w:tcBorders/>
      </w:tcPr>
    </w:tblStylePr>
    <w:tblStylePr w:type="lastCol">
      <w:rPr>
        <w:b/>
        <w:color w:val="4A4A4A"/>
      </w:rPr>
      <w:tcPr>
        <w:tcBorders/>
      </w:tcPr>
    </w:tblStylePr>
    <w:tblStylePr w:type="firstRow">
      <w:rPr>
        <w:b/>
        <w:color w:val="4A4A4A"/>
      </w:rPr>
      <w:tcPr>
        <w:tcBorders>
          <w:bottom w:val="single" w:sz="12" w:space="0" w:color="000000"/>
        </w:tcBorders>
      </w:tcPr>
    </w:tblStylePr>
    <w:tblStylePr w:type="lastRow">
      <w:rPr>
        <w:b/>
        <w:color w:val="4A4A4A"/>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5">
    <w:name w:val="Grid Table 6 Colorful - Accent 1"/>
    <w:basedOn w:val="877"/>
    <w:uiPriority w:val="99"/>
    <w:pPr>
      <w:pBdr/>
      <w:spacing w:after="0" w:line="240" w:lineRule="auto"/>
    </w:pPr>
    <w:rPr>
      <w:rFonts w:ascii="Arial" w:hAnsi="Arial"/>
      <w:color w:val="307ABD"/>
      <w:sz w:val="22"/>
    </w:rPr>
    <w:tblPr>
      <w:tblStyleRowBandSize w:val="1"/>
      <w:tblBorders/>
    </w:tblPr>
    <w:tblStylePr w:type="band1Vert">
      <w:tcPr>
        <w:tcBorders/>
        <w:shd w:val="clear" w:color="auto" w:fill="DEEBF6"/>
      </w:tcPr>
    </w:tblStylePr>
    <w:tblStylePr w:type="band2Vert">
      <w:tcPr>
        <w:tcBorders/>
      </w:tcPr>
    </w:tblStylePr>
    <w:tblStylePr w:type="band1Horz">
      <w:rPr>
        <w:rFonts w:ascii="Arial" w:hAnsi="Arial"/>
        <w:color w:val="307ABD"/>
        <w:sz w:val="22"/>
      </w:rPr>
      <w:tcPr>
        <w:tcBorders/>
        <w:shd w:val="clear" w:color="auto" w:fill="DEEBF6"/>
      </w:tcPr>
    </w:tblStylePr>
    <w:tblStylePr w:type="band2Horz">
      <w:rPr>
        <w:rFonts w:ascii="Arial" w:hAnsi="Arial"/>
        <w:color w:val="307ABD"/>
        <w:sz w:val="22"/>
      </w:rPr>
      <w:tcPr>
        <w:tcBorders/>
      </w:tcPr>
    </w:tblStylePr>
    <w:tblStylePr w:type="firstCol">
      <w:rPr>
        <w:b/>
        <w:color w:val="307ABD"/>
      </w:rPr>
      <w:tcPr>
        <w:tcBorders/>
      </w:tcPr>
    </w:tblStylePr>
    <w:tblStylePr w:type="lastCol">
      <w:rPr>
        <w:b/>
        <w:color w:val="307ABD"/>
      </w:rPr>
      <w:tcPr>
        <w:tcBorders/>
      </w:tcPr>
    </w:tblStylePr>
    <w:tblStylePr w:type="firstRow">
      <w:rPr>
        <w:b/>
        <w:color w:val="307ABD"/>
      </w:rPr>
      <w:tcPr>
        <w:tcBorders>
          <w:bottom w:val="single" w:sz="12" w:space="0" w:color="000000"/>
        </w:tcBorders>
      </w:tcPr>
    </w:tblStylePr>
    <w:tblStylePr w:type="lastRow">
      <w:rPr>
        <w:b/>
        <w:color w:val="307ABD"/>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6">
    <w:name w:val="Grid Table 6 Colorful - Accent 2"/>
    <w:basedOn w:val="877"/>
    <w:uiPriority w:val="99"/>
    <w:pPr>
      <w:pBdr/>
      <w:spacing w:after="0" w:line="240" w:lineRule="auto"/>
    </w:pPr>
    <w:rPr>
      <w:rFonts w:ascii="Arial" w:hAnsi="Arial"/>
      <w:color w:val="CA5D12"/>
      <w:sz w:val="22"/>
    </w:rPr>
    <w:tblPr>
      <w:tblStyleRowBandSize w:val="1"/>
      <w:tblBorders/>
    </w:tblPr>
    <w:tblStylePr w:type="band1Vert">
      <w:tcPr>
        <w:tcBorders/>
        <w:shd w:val="clear" w:color="auto" w:fill="FBE6D7"/>
      </w:tcPr>
    </w:tblStylePr>
    <w:tblStylePr w:type="band2Vert">
      <w:tcPr>
        <w:tcBorders/>
      </w:tcPr>
    </w:tblStylePr>
    <w:tblStylePr w:type="band1Horz">
      <w:rPr>
        <w:rFonts w:ascii="Arial" w:hAnsi="Arial"/>
        <w:color w:val="CA5D12"/>
        <w:sz w:val="22"/>
      </w:rPr>
      <w:tcPr>
        <w:tcBorders/>
        <w:shd w:val="clear" w:color="auto" w:fill="FBE6D7"/>
      </w:tcPr>
    </w:tblStylePr>
    <w:tblStylePr w:type="band2Horz">
      <w:rPr>
        <w:rFonts w:ascii="Arial" w:hAnsi="Arial"/>
        <w:color w:val="CA5D12"/>
        <w:sz w:val="22"/>
      </w:rPr>
      <w:tcPr>
        <w:tcBorders/>
      </w:tcPr>
    </w:tblStylePr>
    <w:tblStylePr w:type="firstCol">
      <w:rPr>
        <w:b/>
        <w:color w:val="CA5D12"/>
      </w:rPr>
      <w:tcPr>
        <w:tcBorders/>
      </w:tcPr>
    </w:tblStylePr>
    <w:tblStylePr w:type="lastCol">
      <w:rPr>
        <w:b/>
        <w:color w:val="CA5D12"/>
      </w:rPr>
      <w:tcPr>
        <w:tcBorders/>
      </w:tcPr>
    </w:tblStylePr>
    <w:tblStylePr w:type="firstRow">
      <w:rPr>
        <w:b/>
        <w:color w:val="CA5D12"/>
      </w:rPr>
      <w:tcPr>
        <w:tcBorders>
          <w:bottom w:val="single" w:sz="12" w:space="0" w:color="000000"/>
        </w:tcBorders>
      </w:tcPr>
    </w:tblStylePr>
    <w:tblStylePr w:type="lastRow">
      <w:rPr>
        <w:b/>
        <w:color w:val="CA5D1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7">
    <w:name w:val="Grid Table 6 Colorful - Accent 3"/>
    <w:basedOn w:val="877"/>
    <w:uiPriority w:val="99"/>
    <w:pPr>
      <w:pBdr/>
      <w:spacing w:after="0" w:line="240" w:lineRule="auto"/>
    </w:pPr>
    <w:rPr>
      <w:rFonts w:ascii="Arial" w:hAnsi="Arial"/>
      <w:color w:val="606060"/>
      <w:sz w:val="22"/>
    </w:rPr>
    <w:tblPr>
      <w:tblStyleRowBandSize w:val="1"/>
      <w:tblBorders/>
    </w:tblPr>
    <w:tblStylePr w:type="band1Vert">
      <w:tcPr>
        <w:tcBorders/>
        <w:shd w:val="clear" w:color="auto" w:fill="EDEDED"/>
      </w:tcPr>
    </w:tblStylePr>
    <w:tblStylePr w:type="band2Vert">
      <w:tcPr>
        <w:tcBorders/>
      </w:tcPr>
    </w:tblStylePr>
    <w:tblStylePr w:type="band1Horz">
      <w:rPr>
        <w:rFonts w:ascii="Arial" w:hAnsi="Arial"/>
        <w:color w:val="606060"/>
        <w:sz w:val="22"/>
      </w:rPr>
      <w:tcPr>
        <w:tcBorders/>
        <w:shd w:val="clear" w:color="auto" w:fill="EDEDED"/>
      </w:tcPr>
    </w:tblStylePr>
    <w:tblStylePr w:type="band2Horz">
      <w:rPr>
        <w:rFonts w:ascii="Arial" w:hAnsi="Arial"/>
        <w:color w:val="606060"/>
        <w:sz w:val="22"/>
      </w:rPr>
      <w:tcPr>
        <w:tcBorders/>
      </w:tcPr>
    </w:tblStylePr>
    <w:tblStylePr w:type="firstCol">
      <w:rPr>
        <w:b/>
        <w:color w:val="606060"/>
      </w:rPr>
      <w:tcPr>
        <w:tcBorders/>
      </w:tcPr>
    </w:tblStylePr>
    <w:tblStylePr w:type="lastCol">
      <w:rPr>
        <w:b/>
        <w:color w:val="606060"/>
      </w:rPr>
      <w:tcPr>
        <w:tcBorders/>
      </w:tcPr>
    </w:tblStylePr>
    <w:tblStylePr w:type="firstRow">
      <w:rPr>
        <w:b/>
        <w:color w:val="606060"/>
      </w:rPr>
      <w:tcPr>
        <w:tcBorders>
          <w:bottom w:val="single" w:sz="12" w:space="0" w:color="000000"/>
        </w:tcBorders>
      </w:tcPr>
    </w:tblStylePr>
    <w:tblStylePr w:type="lastRow">
      <w:rPr>
        <w:b/>
        <w:color w:val="60606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8">
    <w:name w:val="Grid Table 6 Colorful - Accent 4"/>
    <w:basedOn w:val="877"/>
    <w:uiPriority w:val="99"/>
    <w:pPr>
      <w:pBdr/>
      <w:spacing w:after="0" w:line="240" w:lineRule="auto"/>
    </w:pPr>
    <w:rPr>
      <w:rFonts w:ascii="Arial" w:hAnsi="Arial"/>
      <w:color w:val="D09D00"/>
      <w:sz w:val="22"/>
    </w:rPr>
    <w:tblPr>
      <w:tblStyleRowBandSize w:val="1"/>
      <w:tblBorders/>
    </w:tblPr>
    <w:tblStylePr w:type="band1Vert">
      <w:tcPr>
        <w:tcBorders/>
        <w:shd w:val="clear" w:color="auto" w:fill="FFF2CB"/>
      </w:tcPr>
    </w:tblStylePr>
    <w:tblStylePr w:type="band2Vert">
      <w:tcPr>
        <w:tcBorders/>
      </w:tcPr>
    </w:tblStylePr>
    <w:tblStylePr w:type="band1Horz">
      <w:rPr>
        <w:rFonts w:ascii="Arial" w:hAnsi="Arial"/>
        <w:color w:val="D09D00"/>
        <w:sz w:val="22"/>
      </w:rPr>
      <w:tcPr>
        <w:tcBorders/>
        <w:shd w:val="clear" w:color="auto" w:fill="FFF2CB"/>
      </w:tcPr>
    </w:tblStylePr>
    <w:tblStylePr w:type="band2Horz">
      <w:rPr>
        <w:rFonts w:ascii="Arial" w:hAnsi="Arial"/>
        <w:color w:val="D09D00"/>
        <w:sz w:val="22"/>
      </w:rPr>
      <w:tcPr>
        <w:tcBorders/>
      </w:tcPr>
    </w:tblStylePr>
    <w:tblStylePr w:type="firstCol">
      <w:rPr>
        <w:b/>
        <w:color w:val="D09D00"/>
      </w:rPr>
      <w:tcPr>
        <w:tcBorders/>
      </w:tcPr>
    </w:tblStylePr>
    <w:tblStylePr w:type="lastCol">
      <w:rPr>
        <w:b/>
        <w:color w:val="D09D00"/>
      </w:rPr>
      <w:tcPr>
        <w:tcBorders/>
      </w:tcPr>
    </w:tblStylePr>
    <w:tblStylePr w:type="firstRow">
      <w:rPr>
        <w:b/>
        <w:color w:val="D09D00"/>
      </w:rPr>
      <w:tcPr>
        <w:tcBorders>
          <w:bottom w:val="single" w:sz="12" w:space="0" w:color="000000"/>
        </w:tcBorders>
      </w:tcPr>
    </w:tblStylePr>
    <w:tblStylePr w:type="lastRow">
      <w:rPr>
        <w:b/>
        <w:color w:val="D09D0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59">
    <w:name w:val="Grid Table 6 Colorful - Accent 5"/>
    <w:basedOn w:val="877"/>
    <w:uiPriority w:val="99"/>
    <w:pPr>
      <w:pBdr/>
      <w:spacing w:after="0" w:line="240" w:lineRule="auto"/>
    </w:pPr>
    <w:rPr>
      <w:rFonts w:ascii="Arial" w:hAnsi="Arial"/>
      <w:color w:val="254275"/>
      <w:sz w:val="22"/>
    </w:rPr>
    <w:tblPr>
      <w:tblStyleRowBandSize w:val="1"/>
      <w:tblBorders/>
    </w:tblPr>
    <w:tblStylePr w:type="band1Vert">
      <w:tcPr>
        <w:tcBorders/>
        <w:shd w:val="clear" w:color="auto" w:fill="D9E2F3"/>
      </w:tcPr>
    </w:tblStylePr>
    <w:tblStylePr w:type="band2Vert">
      <w:tcPr>
        <w:tcBorders/>
      </w:tcPr>
    </w:tblStylePr>
    <w:tblStylePr w:type="band1Horz">
      <w:rPr>
        <w:rFonts w:ascii="Arial" w:hAnsi="Arial"/>
        <w:color w:val="254275"/>
        <w:sz w:val="22"/>
      </w:rPr>
      <w:tcPr>
        <w:tcBorders/>
        <w:shd w:val="clear" w:color="auto" w:fill="D9E2F3"/>
      </w:tcPr>
    </w:tblStylePr>
    <w:tblStylePr w:type="band2Horz">
      <w:rPr>
        <w:rFonts w:ascii="Arial" w:hAnsi="Arial"/>
        <w:color w:val="254275"/>
        <w:sz w:val="22"/>
      </w:rPr>
      <w:tcPr>
        <w:tcBorders/>
      </w:tcPr>
    </w:tblStylePr>
    <w:tblStylePr w:type="firstCol">
      <w:rPr>
        <w:b/>
        <w:color w:val="254275"/>
      </w:rPr>
      <w:tcPr>
        <w:tcBorders/>
      </w:tcPr>
    </w:tblStylePr>
    <w:tblStylePr w:type="lastCol">
      <w:rPr>
        <w:b/>
        <w:color w:val="254275"/>
      </w:rPr>
      <w:tcPr>
        <w:tcBorders/>
      </w:tcPr>
    </w:tblStylePr>
    <w:tblStylePr w:type="firstRow">
      <w:rPr>
        <w:b/>
        <w:color w:val="254275"/>
      </w:rPr>
      <w:tcPr>
        <w:tcBorders>
          <w:bottom w:val="single" w:sz="12" w:space="0" w:color="000000"/>
        </w:tcBorders>
      </w:tcPr>
    </w:tblStylePr>
    <w:tblStylePr w:type="lastRow">
      <w:rPr>
        <w:b/>
        <w:color w:val="254275"/>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0">
    <w:name w:val="Grid Table 6 Colorful - Accent 6"/>
    <w:basedOn w:val="877"/>
    <w:uiPriority w:val="99"/>
    <w:pPr>
      <w:pBdr/>
      <w:spacing w:after="0" w:line="240" w:lineRule="auto"/>
    </w:pPr>
    <w:rPr>
      <w:rFonts w:ascii="Arial" w:hAnsi="Arial"/>
      <w:color w:val="254275"/>
      <w:sz w:val="22"/>
    </w:rPr>
    <w:tblPr>
      <w:tblStyleRowBandSize w:val="1"/>
      <w:tblBorders/>
    </w:tblPr>
    <w:tblStylePr w:type="band1Vert">
      <w:tcPr>
        <w:tcBorders/>
        <w:shd w:val="clear" w:color="auto" w:fill="E2EFD9"/>
      </w:tcPr>
    </w:tblStylePr>
    <w:tblStylePr w:type="band2Vert">
      <w:tcPr>
        <w:tcBorders/>
      </w:tcPr>
    </w:tblStylePr>
    <w:tblStylePr w:type="band1Horz">
      <w:rPr>
        <w:rFonts w:ascii="Arial" w:hAnsi="Arial"/>
        <w:color w:val="254275"/>
        <w:sz w:val="22"/>
      </w:rPr>
      <w:tcPr>
        <w:tcBorders/>
        <w:shd w:val="clear" w:color="auto" w:fill="E2EFD9"/>
      </w:tcPr>
    </w:tblStylePr>
    <w:tblStylePr w:type="band2Horz">
      <w:rPr>
        <w:rFonts w:ascii="Arial" w:hAnsi="Arial"/>
        <w:color w:val="254275"/>
        <w:sz w:val="22"/>
      </w:rPr>
      <w:tcPr>
        <w:tcBorders/>
      </w:tcPr>
    </w:tblStylePr>
    <w:tblStylePr w:type="firstCol">
      <w:rPr>
        <w:b/>
        <w:color w:val="254275"/>
      </w:rPr>
      <w:tcPr>
        <w:tcBorders/>
      </w:tcPr>
    </w:tblStylePr>
    <w:tblStylePr w:type="lastCol">
      <w:rPr>
        <w:b/>
        <w:color w:val="254275"/>
      </w:rPr>
      <w:tcPr>
        <w:tcBorders/>
      </w:tcPr>
    </w:tblStylePr>
    <w:tblStylePr w:type="firstRow">
      <w:rPr>
        <w:b/>
        <w:color w:val="254275"/>
      </w:rPr>
      <w:tcPr>
        <w:tcBorders>
          <w:bottom w:val="single" w:sz="12" w:space="0" w:color="000000"/>
        </w:tcBorders>
      </w:tcPr>
    </w:tblStylePr>
    <w:tblStylePr w:type="lastRow">
      <w:rPr>
        <w:b/>
        <w:color w:val="254275"/>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1">
    <w:name w:val="Grid Table 7 Colorful"/>
    <w:basedOn w:val="877"/>
    <w:uiPriority w:val="99"/>
    <w:pPr>
      <w:pBdr/>
      <w:spacing w:after="0" w:line="240" w:lineRule="auto"/>
    </w:pPr>
    <w:tblPr>
      <w:tblStyleRowBandSize w:val="1"/>
      <w:tblBorders/>
    </w:tblPr>
    <w:tblStylePr w:type="band1Vert">
      <w:tcPr>
        <w:tcBorders/>
        <w:shd w:val="clear" w:color="auto" w:fill="F2F2F2"/>
      </w:tcPr>
    </w:tblStylePr>
    <w:tblStylePr w:type="band2Vert">
      <w:tcPr>
        <w:tcBorders/>
      </w:tcPr>
    </w:tblStylePr>
    <w:tblStylePr w:type="band1Horz">
      <w:rPr>
        <w:rFonts w:ascii="Arial" w:hAnsi="Arial"/>
        <w:color w:val="4A4A4A"/>
        <w:sz w:val="22"/>
      </w:rPr>
      <w:tcPr>
        <w:tcBorders/>
        <w:shd w:val="clear" w:color="auto" w:fill="F2F2F2"/>
      </w:tcPr>
    </w:tblStylePr>
    <w:tblStylePr w:type="band2Horz">
      <w:rPr>
        <w:rFonts w:ascii="Arial" w:hAnsi="Arial"/>
        <w:color w:val="4A4A4A"/>
        <w:sz w:val="22"/>
      </w:rPr>
      <w:tcPr>
        <w:tcBorders/>
      </w:tcPr>
    </w:tblStylePr>
    <w:tblStylePr w:type="firstCol">
      <w:pPr>
        <w:jc w:val="right"/>
      </w:pPr>
      <w:rPr>
        <w:rFonts w:ascii="Arial" w:hAnsi="Arial"/>
        <w:i/>
        <w:color w:val="4A4A4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A4A4A"/>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4A4A4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4A4A4A"/>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2">
    <w:name w:val="Grid Table 7 Colorful - Accent 1"/>
    <w:basedOn w:val="877"/>
    <w:uiPriority w:val="99"/>
    <w:pPr>
      <w:pBdr/>
      <w:spacing w:after="0" w:line="240" w:lineRule="auto"/>
    </w:pPr>
    <w:tblPr>
      <w:tblStyleRowBandSize w:val="1"/>
      <w:tblBorders/>
    </w:tblPr>
    <w:tblStylePr w:type="band1Vert">
      <w:tcPr>
        <w:tcBorders/>
        <w:shd w:val="clear" w:color="auto" w:fill="DEEBF6"/>
      </w:tcPr>
    </w:tblStylePr>
    <w:tblStylePr w:type="band2Vert">
      <w:tcPr>
        <w:tcBorders/>
      </w:tcPr>
    </w:tblStylePr>
    <w:tblStylePr w:type="band1Horz">
      <w:rPr>
        <w:rFonts w:ascii="Arial" w:hAnsi="Arial"/>
        <w:color w:val="307ABD"/>
        <w:sz w:val="22"/>
      </w:rPr>
      <w:tcPr>
        <w:tcBorders/>
        <w:shd w:val="clear" w:color="auto" w:fill="DEEBF6"/>
      </w:tcPr>
    </w:tblStylePr>
    <w:tblStylePr w:type="band2Horz">
      <w:rPr>
        <w:rFonts w:ascii="Arial" w:hAnsi="Arial"/>
        <w:color w:val="307ABD"/>
        <w:sz w:val="22"/>
      </w:rPr>
      <w:tcPr>
        <w:tcBorders/>
      </w:tcPr>
    </w:tblStylePr>
    <w:tblStylePr w:type="firstCol">
      <w:pPr>
        <w:jc w:val="right"/>
      </w:pPr>
      <w:rPr>
        <w:rFonts w:ascii="Arial" w:hAnsi="Arial"/>
        <w:i/>
        <w:color w:val="307ABD"/>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307ABD"/>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307ABD"/>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307ABD"/>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3">
    <w:name w:val="Grid Table 7 Colorful - Accent 2"/>
    <w:basedOn w:val="877"/>
    <w:uiPriority w:val="99"/>
    <w:pPr>
      <w:pBdr/>
      <w:spacing w:after="0" w:line="240" w:lineRule="auto"/>
    </w:pPr>
    <w:tblPr>
      <w:tblStyleRowBandSize w:val="1"/>
      <w:tblBorders/>
    </w:tblPr>
    <w:tblStylePr w:type="band1Vert">
      <w:tcPr>
        <w:tcBorders/>
        <w:shd w:val="clear" w:color="auto" w:fill="FBE6D7"/>
      </w:tcPr>
    </w:tblStylePr>
    <w:tblStylePr w:type="band2Vert">
      <w:tcPr>
        <w:tcBorders/>
      </w:tcPr>
    </w:tblStylePr>
    <w:tblStylePr w:type="band1Horz">
      <w:rPr>
        <w:rFonts w:ascii="Arial" w:hAnsi="Arial"/>
        <w:color w:val="CA5D12"/>
        <w:sz w:val="22"/>
      </w:rPr>
      <w:tcPr>
        <w:tcBorders/>
        <w:shd w:val="clear" w:color="auto" w:fill="FBE6D7"/>
      </w:tcPr>
    </w:tblStylePr>
    <w:tblStylePr w:type="band2Horz">
      <w:rPr>
        <w:rFonts w:ascii="Arial" w:hAnsi="Arial"/>
        <w:color w:val="CA5D12"/>
        <w:sz w:val="22"/>
      </w:rPr>
      <w:tcPr>
        <w:tcBorders/>
      </w:tcPr>
    </w:tblStylePr>
    <w:tblStylePr w:type="firstCol">
      <w:pPr>
        <w:jc w:val="right"/>
      </w:pPr>
      <w:rPr>
        <w:rFonts w:ascii="Arial" w:hAnsi="Arial"/>
        <w:i/>
        <w:color w:val="CA5D12"/>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CA5D12"/>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CA5D12"/>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CA5D12"/>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4">
    <w:name w:val="Grid Table 7 Colorful - Accent 3"/>
    <w:basedOn w:val="877"/>
    <w:uiPriority w:val="99"/>
    <w:pPr>
      <w:pBdr/>
      <w:spacing w:after="0" w:line="240" w:lineRule="auto"/>
    </w:pPr>
    <w:tblPr>
      <w:tblStyleRowBandSize w:val="1"/>
      <w:tblBorders/>
    </w:tblPr>
    <w:tblStylePr w:type="band1Vert">
      <w:tcPr>
        <w:tcBorders/>
        <w:shd w:val="clear" w:color="auto" w:fill="EDEDED"/>
      </w:tcPr>
    </w:tblStylePr>
    <w:tblStylePr w:type="band2Vert">
      <w:tcPr>
        <w:tcBorders/>
      </w:tcPr>
    </w:tblStylePr>
    <w:tblStylePr w:type="band1Horz">
      <w:rPr>
        <w:rFonts w:ascii="Arial" w:hAnsi="Arial"/>
        <w:color w:val="606060"/>
        <w:sz w:val="22"/>
      </w:rPr>
      <w:tcPr>
        <w:tcBorders/>
        <w:shd w:val="clear" w:color="auto" w:fill="EDEDED"/>
      </w:tcPr>
    </w:tblStylePr>
    <w:tblStylePr w:type="band2Horz">
      <w:rPr>
        <w:rFonts w:ascii="Arial" w:hAnsi="Arial"/>
        <w:color w:val="606060"/>
        <w:sz w:val="22"/>
      </w:rPr>
      <w:tcPr>
        <w:tcBorders/>
      </w:tcPr>
    </w:tblStylePr>
    <w:tblStylePr w:type="firstCol">
      <w:pPr>
        <w:jc w:val="right"/>
      </w:pPr>
      <w:rPr>
        <w:rFonts w:ascii="Arial" w:hAnsi="Arial"/>
        <w:i/>
        <w:color w:val="606060"/>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606060"/>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606060"/>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606060"/>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5">
    <w:name w:val="Grid Table 7 Colorful - Accent 4"/>
    <w:basedOn w:val="877"/>
    <w:uiPriority w:val="99"/>
    <w:pPr>
      <w:pBdr/>
      <w:spacing w:after="0" w:line="240" w:lineRule="auto"/>
    </w:pPr>
    <w:tblPr>
      <w:tblStyleRowBandSize w:val="1"/>
      <w:tblBorders/>
    </w:tblPr>
    <w:tblStylePr w:type="band1Vert">
      <w:tcPr>
        <w:tcBorders/>
        <w:shd w:val="clear" w:color="auto" w:fill="FFF2CB"/>
      </w:tcPr>
    </w:tblStylePr>
    <w:tblStylePr w:type="band2Vert">
      <w:tcPr>
        <w:tcBorders/>
      </w:tcPr>
    </w:tblStylePr>
    <w:tblStylePr w:type="band1Horz">
      <w:rPr>
        <w:rFonts w:ascii="Arial" w:hAnsi="Arial"/>
        <w:color w:val="D09D00"/>
        <w:sz w:val="22"/>
      </w:rPr>
      <w:tcPr>
        <w:tcBorders/>
        <w:shd w:val="clear" w:color="auto" w:fill="FFF2CB"/>
      </w:tcPr>
    </w:tblStylePr>
    <w:tblStylePr w:type="band2Horz">
      <w:rPr>
        <w:rFonts w:ascii="Arial" w:hAnsi="Arial"/>
        <w:color w:val="D09D00"/>
        <w:sz w:val="22"/>
      </w:rPr>
      <w:tcPr>
        <w:tcBorders/>
      </w:tcPr>
    </w:tblStylePr>
    <w:tblStylePr w:type="firstCol">
      <w:pPr>
        <w:jc w:val="right"/>
      </w:pPr>
      <w:rPr>
        <w:rFonts w:ascii="Arial" w:hAnsi="Arial"/>
        <w:i/>
        <w:color w:val="D09D00"/>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D09D00"/>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D09D00"/>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D09D00"/>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6">
    <w:name w:val="Grid Table 7 Colorful - Accent 5"/>
    <w:basedOn w:val="877"/>
    <w:uiPriority w:val="99"/>
    <w:pPr>
      <w:pBdr/>
      <w:spacing w:after="0" w:line="240" w:lineRule="auto"/>
    </w:pPr>
    <w:tblPr>
      <w:tblStyleRowBandSize w:val="1"/>
      <w:tblBorders/>
    </w:tblPr>
    <w:tblStylePr w:type="band1Vert">
      <w:tcPr>
        <w:tcBorders/>
        <w:shd w:val="clear" w:color="auto" w:fill="D9E2F3"/>
      </w:tcPr>
    </w:tblStylePr>
    <w:tblStylePr w:type="band2Vert">
      <w:tcPr>
        <w:tcBorders/>
      </w:tcPr>
    </w:tblStylePr>
    <w:tblStylePr w:type="band1Horz">
      <w:rPr>
        <w:rFonts w:ascii="Arial" w:hAnsi="Arial"/>
        <w:color w:val="254275"/>
        <w:sz w:val="22"/>
      </w:rPr>
      <w:tcPr>
        <w:tcBorders/>
        <w:shd w:val="clear" w:color="auto" w:fill="D9E2F3"/>
      </w:tcPr>
    </w:tblStylePr>
    <w:tblStylePr w:type="band2Horz">
      <w:rPr>
        <w:rFonts w:ascii="Arial" w:hAnsi="Arial"/>
        <w:color w:val="254275"/>
        <w:sz w:val="22"/>
      </w:rPr>
      <w:tcPr>
        <w:tcBorders/>
      </w:tcPr>
    </w:tblStylePr>
    <w:tblStylePr w:type="firstCol">
      <w:pPr>
        <w:jc w:val="right"/>
      </w:pPr>
      <w:rPr>
        <w:rFonts w:ascii="Arial" w:hAnsi="Arial"/>
        <w:i/>
        <w:color w:val="254275"/>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254275"/>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254275"/>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254275"/>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7">
    <w:name w:val="Grid Table 7 Colorful - Accent 6"/>
    <w:basedOn w:val="877"/>
    <w:uiPriority w:val="99"/>
    <w:pPr>
      <w:pBdr/>
      <w:spacing w:after="0" w:line="240" w:lineRule="auto"/>
    </w:pPr>
    <w:tblPr>
      <w:tblStyleRowBandSize w:val="1"/>
      <w:tblBorders/>
    </w:tblPr>
    <w:tblStylePr w:type="band1Vert">
      <w:tcPr>
        <w:tcBorders/>
        <w:shd w:val="clear" w:color="auto" w:fill="E2EFD9"/>
      </w:tcPr>
    </w:tblStylePr>
    <w:tblStylePr w:type="band2Vert">
      <w:tcPr>
        <w:tcBorders/>
      </w:tcPr>
    </w:tblStylePr>
    <w:tblStylePr w:type="band1Horz">
      <w:rPr>
        <w:rFonts w:ascii="Arial" w:hAnsi="Arial"/>
        <w:color w:val="416529"/>
        <w:sz w:val="22"/>
      </w:rPr>
      <w:tcPr>
        <w:tcBorders/>
        <w:shd w:val="clear" w:color="auto" w:fill="E2EFD9"/>
      </w:tcPr>
    </w:tblStylePr>
    <w:tblStylePr w:type="band2Horz">
      <w:rPr>
        <w:rFonts w:ascii="Arial" w:hAnsi="Arial"/>
        <w:color w:val="416529"/>
        <w:sz w:val="22"/>
      </w:rPr>
      <w:tcPr>
        <w:tcBorders/>
      </w:tcPr>
    </w:tblStylePr>
    <w:tblStylePr w:type="firstCol">
      <w:pPr>
        <w:jc w:val="right"/>
      </w:pPr>
      <w:rPr>
        <w:rFonts w:ascii="Arial" w:hAnsi="Arial"/>
        <w:i/>
        <w:color w:val="416529"/>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16529"/>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b/>
        <w:color w:val="416529"/>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416529"/>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8">
    <w:name w:val="List Table 1 Light"/>
    <w:basedOn w:val="877"/>
    <w:uiPriority w:val="99"/>
    <w:pPr>
      <w:pBdr/>
      <w:spacing w:after="0" w:line="240" w:lineRule="auto"/>
    </w:pPr>
    <w:tblPr>
      <w:tblStyleRowBandSize w:val="1"/>
      <w:tblBorders/>
    </w:tblPr>
    <w:tblStylePr w:type="band1Vert">
      <w:tcPr>
        <w:tcBorders/>
        <w:shd w:val="clear" w:color="auto" w:fill="BFBFBF"/>
      </w:tcPr>
    </w:tblStylePr>
    <w:tblStylePr w:type="band2Vert">
      <w:tcPr>
        <w:tcBorders/>
      </w:tcPr>
    </w:tblStylePr>
    <w:tblStylePr w:type="band1Horz">
      <w:tcPr>
        <w:tcBorders/>
        <w:shd w:val="clear" w:color="auto" w:fill="BFBFBF"/>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69">
    <w:name w:val="List Table 1 Light - Accent 1"/>
    <w:basedOn w:val="877"/>
    <w:uiPriority w:val="99"/>
    <w:pPr>
      <w:pBdr/>
      <w:spacing w:after="0" w:line="240" w:lineRule="auto"/>
    </w:pPr>
    <w:tblPr>
      <w:tblStyleRowBandSize w:val="1"/>
      <w:tblBorders/>
    </w:tblPr>
    <w:tblStylePr w:type="band1Vert">
      <w:tcPr>
        <w:tcBorders/>
        <w:shd w:val="clear" w:color="auto" w:fill="D6E6F4"/>
      </w:tcPr>
    </w:tblStylePr>
    <w:tblStylePr w:type="band2Vert">
      <w:tcPr>
        <w:tcBorders/>
      </w:tcPr>
    </w:tblStylePr>
    <w:tblStylePr w:type="band1Horz">
      <w:tcPr>
        <w:tcBorders/>
        <w:shd w:val="clear" w:color="auto" w:fill="D6E6F4"/>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0">
    <w:name w:val="List Table 1 Light - Accent 2"/>
    <w:basedOn w:val="877"/>
    <w:uiPriority w:val="99"/>
    <w:pPr>
      <w:pBdr/>
      <w:spacing w:after="0" w:line="240" w:lineRule="auto"/>
    </w:pPr>
    <w:tblPr>
      <w:tblStyleRowBandSize w:val="1"/>
      <w:tblBorders/>
    </w:tblPr>
    <w:tblStylePr w:type="band1Vert">
      <w:tcPr>
        <w:tcBorders/>
        <w:shd w:val="clear" w:color="auto" w:fill="FADECB"/>
      </w:tcPr>
    </w:tblStylePr>
    <w:tblStylePr w:type="band2Vert">
      <w:tcPr>
        <w:tcBorders/>
      </w:tcPr>
    </w:tblStylePr>
    <w:tblStylePr w:type="band1Horz">
      <w:tcPr>
        <w:tcBorders/>
        <w:shd w:val="clear" w:color="auto" w:fill="FADE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1">
    <w:name w:val="List Table 1 Light - Accent 3"/>
    <w:basedOn w:val="877"/>
    <w:uiPriority w:val="99"/>
    <w:pPr>
      <w:pBdr/>
      <w:spacing w:after="0" w:line="240" w:lineRule="auto"/>
    </w:pPr>
    <w:tblPr>
      <w:tblStyleRowBandSize w:val="1"/>
      <w:tblBorders/>
    </w:tblPr>
    <w:tblStylePr w:type="band1Vert">
      <w:tcPr>
        <w:tcBorders/>
        <w:shd w:val="clear" w:color="auto" w:fill="E8E8E8"/>
      </w:tcPr>
    </w:tblStylePr>
    <w:tblStylePr w:type="band2Vert">
      <w:tcPr>
        <w:tcBorders/>
      </w:tcPr>
    </w:tblStylePr>
    <w:tblStylePr w:type="band1Horz">
      <w:tcPr>
        <w:tcBorders/>
        <w:shd w:val="clear" w:color="auto" w:fill="E8E8E8"/>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2">
    <w:name w:val="List Table 1 Light - Accent 4"/>
    <w:basedOn w:val="877"/>
    <w:uiPriority w:val="99"/>
    <w:pPr>
      <w:pBdr/>
      <w:spacing w:after="0" w:line="240" w:lineRule="auto"/>
    </w:pPr>
    <w:tblPr>
      <w:tblStyleRowBandSize w:val="1"/>
      <w:tblBorders/>
    </w:tblPr>
    <w:tblStylePr w:type="band1Vert">
      <w:tcPr>
        <w:tcBorders/>
        <w:shd w:val="clear" w:color="auto" w:fill="FFEFBF"/>
      </w:tcPr>
    </w:tblStylePr>
    <w:tblStylePr w:type="band2Vert">
      <w:tcPr>
        <w:tcBorders/>
      </w:tcPr>
    </w:tblStylePr>
    <w:tblStylePr w:type="band1Horz">
      <w:tcPr>
        <w:tcBorders/>
        <w:shd w:val="clear" w:color="auto" w:fill="FFEFBF"/>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3">
    <w:name w:val="List Table 1 Light - Accent 5"/>
    <w:basedOn w:val="877"/>
    <w:uiPriority w:val="99"/>
    <w:pPr>
      <w:pBdr/>
      <w:spacing w:after="0" w:line="240" w:lineRule="auto"/>
    </w:pPr>
    <w:tblPr>
      <w:tblStyleRowBandSize w:val="1"/>
      <w:tblBorders/>
    </w:tblPr>
    <w:tblStylePr w:type="band1Vert">
      <w:tcPr>
        <w:tcBorders/>
        <w:shd w:val="clear" w:color="auto" w:fill="D0DCF0"/>
      </w:tcPr>
    </w:tblStylePr>
    <w:tblStylePr w:type="band2Vert">
      <w:tcPr>
        <w:tcBorders/>
      </w:tcPr>
    </w:tblStylePr>
    <w:tblStylePr w:type="band1Horz">
      <w:tcPr>
        <w:tcBorders/>
        <w:shd w:val="clear" w:color="auto" w:fill="D0DCF0"/>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4">
    <w:name w:val="List Table 1 Light - Accent 6"/>
    <w:basedOn w:val="877"/>
    <w:uiPriority w:val="99"/>
    <w:pPr>
      <w:pBdr/>
      <w:spacing w:after="0" w:line="240" w:lineRule="auto"/>
    </w:pPr>
    <w:tblPr>
      <w:tblStyleRowBandSize w:val="1"/>
      <w:tblBorders/>
    </w:tblPr>
    <w:tblStylePr w:type="band1Vert">
      <w:tcPr>
        <w:tcBorders/>
        <w:shd w:val="clear" w:color="auto" w:fill="DBECD0"/>
      </w:tcPr>
    </w:tblStylePr>
    <w:tblStylePr w:type="band2Vert">
      <w:tcPr>
        <w:tcBorders/>
      </w:tcPr>
    </w:tblStylePr>
    <w:tblStylePr w:type="band1Horz">
      <w:tcPr>
        <w:tcBorders/>
        <w:shd w:val="clear" w:color="auto" w:fill="DBECD0"/>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5">
    <w:name w:val="List Table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BFBFBF"/>
      </w:tcPr>
    </w:tblStylePr>
    <w:tblStylePr w:type="band2Vert">
      <w:tcPr>
        <w:tcBorders/>
      </w:tcPr>
    </w:tblStylePr>
    <w:tblStylePr w:type="band1Horz">
      <w:rPr>
        <w:rFonts w:ascii="Arial" w:hAnsi="Arial"/>
        <w:color w:val="404040"/>
        <w:sz w:val="22"/>
      </w:rPr>
      <w:tcPr>
        <w:tcBorders/>
        <w:shd w:val="clear" w:color="auto" w:fill="BFBFBF"/>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6">
    <w:name w:val="List Table 2 - Accent 1"/>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6E6F4"/>
      </w:tcPr>
    </w:tblStylePr>
    <w:tblStylePr w:type="band2Vert">
      <w:tcPr>
        <w:tcBorders/>
      </w:tcPr>
    </w:tblStylePr>
    <w:tblStylePr w:type="band1Horz">
      <w:rPr>
        <w:rFonts w:ascii="Arial" w:hAnsi="Arial"/>
        <w:color w:val="404040"/>
        <w:sz w:val="22"/>
      </w:rPr>
      <w:tcPr>
        <w:tcBorders/>
        <w:shd w:val="clear" w:color="auto" w:fill="D6E6F4"/>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7">
    <w:name w:val="List Table 2 - Accent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ADECB"/>
      </w:tcPr>
    </w:tblStylePr>
    <w:tblStylePr w:type="band2Vert">
      <w:tcPr>
        <w:tcBorders/>
      </w:tcPr>
    </w:tblStylePr>
    <w:tblStylePr w:type="band1Horz">
      <w:rPr>
        <w:rFonts w:ascii="Arial" w:hAnsi="Arial"/>
        <w:color w:val="404040"/>
        <w:sz w:val="22"/>
      </w:rPr>
      <w:tcPr>
        <w:tcBorders/>
        <w:shd w:val="clear" w:color="auto" w:fill="FADECB"/>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8">
    <w:name w:val="List Table 2 - Accent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8E8E8"/>
      </w:tcPr>
    </w:tblStylePr>
    <w:tblStylePr w:type="band2Vert">
      <w:tcPr>
        <w:tcBorders/>
      </w:tcPr>
    </w:tblStylePr>
    <w:tblStylePr w:type="band1Horz">
      <w:rPr>
        <w:rFonts w:ascii="Arial" w:hAnsi="Arial"/>
        <w:color w:val="404040"/>
        <w:sz w:val="22"/>
      </w:rPr>
      <w:tcPr>
        <w:tcBorders/>
        <w:shd w:val="clear" w:color="auto" w:fill="E8E8E8"/>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79">
    <w:name w:val="List Table 2 - Accent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FEFBF"/>
      </w:tcPr>
    </w:tblStylePr>
    <w:tblStylePr w:type="band2Vert">
      <w:tcPr>
        <w:tcBorders/>
      </w:tcPr>
    </w:tblStylePr>
    <w:tblStylePr w:type="band1Horz">
      <w:rPr>
        <w:rFonts w:ascii="Arial" w:hAnsi="Arial"/>
        <w:color w:val="404040"/>
        <w:sz w:val="22"/>
      </w:rPr>
      <w:tcPr>
        <w:tcBorders/>
        <w:shd w:val="clear" w:color="auto" w:fill="FFEFBF"/>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0">
    <w:name w:val="List Table 2 - Accent 5"/>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0DCF0"/>
      </w:tcPr>
    </w:tblStylePr>
    <w:tblStylePr w:type="band2Vert">
      <w:tcPr>
        <w:tcBorders/>
      </w:tcPr>
    </w:tblStylePr>
    <w:tblStylePr w:type="band1Horz">
      <w:rPr>
        <w:rFonts w:ascii="Arial" w:hAnsi="Arial"/>
        <w:color w:val="404040"/>
        <w:sz w:val="22"/>
      </w:rPr>
      <w:tcPr>
        <w:tcBorders/>
        <w:shd w:val="clear" w:color="auto" w:fill="D0DCF0"/>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1">
    <w:name w:val="List Table 2 - Accent 6"/>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BECD0"/>
      </w:tcPr>
    </w:tblStylePr>
    <w:tblStylePr w:type="band2Vert">
      <w:tcPr>
        <w:tcBorders/>
      </w:tcPr>
    </w:tblStylePr>
    <w:tblStylePr w:type="band1Horz">
      <w:rPr>
        <w:rFonts w:ascii="Arial" w:hAnsi="Arial"/>
        <w:color w:val="404040"/>
        <w:sz w:val="22"/>
      </w:rPr>
      <w:tcPr>
        <w:tcBorders/>
        <w:shd w:val="clear" w:color="auto" w:fill="DBECD0"/>
      </w:tcPr>
    </w:tblStylePr>
    <w:tblStylePr w:type="band2Horz">
      <w:tcPr>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2">
    <w:name w:val="List Table 3"/>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000000"/>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3">
    <w:name w:val="List Table 3 - Accent 1"/>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5B9BD5"/>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4">
    <w:name w:val="List Table 3 - Accent 2"/>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F4B285"/>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5">
    <w:name w:val="List Table 3 - Accent 3"/>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C9C9C9"/>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6">
    <w:name w:val="List Table 3 - Accent 4"/>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FFD965"/>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7">
    <w:name w:val="List Table 3 - Accent 5"/>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8EAADB"/>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
    <w:name w:val="List Table 3 - Accent 6"/>
    <w:basedOn w:val="877"/>
    <w:uiPriority w:val="99"/>
    <w:pPr>
      <w:pBdr/>
      <w:spacing w:after="0" w:line="240" w:lineRule="auto"/>
    </w:pPr>
    <w:tblPr>
      <w:tblStyleRowBandSize w:val="1"/>
      <w:tblBorders/>
    </w:tblPr>
    <w:tblStylePr w:type="band1Vert">
      <w:rPr>
        <w:rFonts w:ascii="Arial" w:hAnsi="Arial"/>
        <w:color w:val="404040"/>
        <w:sz w:val="22"/>
      </w:rPr>
      <w:tcPr>
        <w:tcBorders>
          <w:left w:val="single" w:sz="4" w:space="0" w:color="000000"/>
          <w:right w:val="single" w:sz="4" w:space="0" w:color="000000"/>
        </w:tcBorders>
      </w:tcPr>
    </w:tblStylePr>
    <w:tblStylePr w:type="band2Vert">
      <w:tcPr>
        <w:tcBorders/>
      </w:tcPr>
    </w:tblStylePr>
    <w:tblStylePr w:type="band1Horz">
      <w:rPr>
        <w:rFonts w:ascii="Arial" w:hAnsi="Arial"/>
        <w:color w:val="404040"/>
        <w:sz w:val="22"/>
      </w:rPr>
      <w:tcPr>
        <w:tcBorders>
          <w:top w:val="single" w:sz="4" w:space="0" w:color="000000"/>
          <w:bottom w:val="single" w:sz="4" w:space="0" w:color="000000"/>
        </w:tcBorders>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A9D18F"/>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9">
    <w:name w:val="List Table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BFBFBF"/>
      </w:tcPr>
    </w:tblStylePr>
    <w:tblStylePr w:type="band2Vert">
      <w:tcPr>
        <w:tcBorders/>
      </w:tcPr>
    </w:tblStylePr>
    <w:tblStylePr w:type="band1Horz">
      <w:rPr>
        <w:rFonts w:ascii="Arial" w:hAnsi="Arial"/>
        <w:color w:val="404040"/>
        <w:sz w:val="22"/>
      </w:rPr>
      <w:tcPr>
        <w:tcBorders/>
        <w:shd w:val="clear" w:color="auto" w:fill="BFBFBF"/>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000000"/>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0">
    <w:name w:val="List Table 4 - Accent 1"/>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6E6F4"/>
      </w:tcPr>
    </w:tblStylePr>
    <w:tblStylePr w:type="band2Vert">
      <w:tcPr>
        <w:tcBorders/>
      </w:tcPr>
    </w:tblStylePr>
    <w:tblStylePr w:type="band1Horz">
      <w:rPr>
        <w:rFonts w:ascii="Arial" w:hAnsi="Arial"/>
        <w:color w:val="404040"/>
        <w:sz w:val="22"/>
      </w:rPr>
      <w:tcPr>
        <w:tcBorders/>
        <w:shd w:val="clear" w:color="auto" w:fill="D6E6F4"/>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5B9BD5"/>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1">
    <w:name w:val="List Table 4 - Accent 2"/>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ADECB"/>
      </w:tcPr>
    </w:tblStylePr>
    <w:tblStylePr w:type="band2Vert">
      <w:tcPr>
        <w:tcBorders/>
      </w:tcPr>
    </w:tblStylePr>
    <w:tblStylePr w:type="band1Horz">
      <w:rPr>
        <w:rFonts w:ascii="Arial" w:hAnsi="Arial"/>
        <w:color w:val="404040"/>
        <w:sz w:val="22"/>
      </w:rPr>
      <w:tcPr>
        <w:tcBorders/>
        <w:shd w:val="clear" w:color="auto" w:fill="FADECB"/>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ED7D31"/>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2">
    <w:name w:val="List Table 4 - Accent 3"/>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E8E8E8"/>
      </w:tcPr>
    </w:tblStylePr>
    <w:tblStylePr w:type="band2Vert">
      <w:tcPr>
        <w:tcBorders/>
      </w:tcPr>
    </w:tblStylePr>
    <w:tblStylePr w:type="band1Horz">
      <w:rPr>
        <w:rFonts w:ascii="Arial" w:hAnsi="Arial"/>
        <w:color w:val="404040"/>
        <w:sz w:val="22"/>
      </w:rPr>
      <w:tcPr>
        <w:tcBorders/>
        <w:shd w:val="clear" w:color="auto" w:fill="E8E8E8"/>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A5A5A5"/>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3">
    <w:name w:val="List Table 4 - Accent 4"/>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FFEFBF"/>
      </w:tcPr>
    </w:tblStylePr>
    <w:tblStylePr w:type="band2Vert">
      <w:tcPr>
        <w:tcBorders/>
      </w:tcPr>
    </w:tblStylePr>
    <w:tblStylePr w:type="band1Horz">
      <w:rPr>
        <w:rFonts w:ascii="Arial" w:hAnsi="Arial"/>
        <w:color w:val="404040"/>
        <w:sz w:val="22"/>
      </w:rPr>
      <w:tcPr>
        <w:tcBorders/>
        <w:shd w:val="clear" w:color="auto" w:fill="FFEFBF"/>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FFC000"/>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4">
    <w:name w:val="List Table 4 - Accent 5"/>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0DCF0"/>
      </w:tcPr>
    </w:tblStylePr>
    <w:tblStylePr w:type="band2Vert">
      <w:tcPr>
        <w:tcBorders/>
      </w:tcPr>
    </w:tblStylePr>
    <w:tblStylePr w:type="band1Horz">
      <w:rPr>
        <w:rFonts w:ascii="Arial" w:hAnsi="Arial"/>
        <w:color w:val="404040"/>
        <w:sz w:val="22"/>
      </w:rPr>
      <w:tcPr>
        <w:tcBorders/>
        <w:shd w:val="clear" w:color="auto" w:fill="D0DCF0"/>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4472C4"/>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5">
    <w:name w:val="List Table 4 - Accent 6"/>
    <w:basedOn w:val="877"/>
    <w:uiPriority w:val="99"/>
    <w:pPr>
      <w:pBdr/>
      <w:spacing w:after="0" w:line="240" w:lineRule="auto"/>
    </w:pPr>
    <w:tblPr>
      <w:tblStyleRowBandSize w:val="1"/>
      <w:tblBorders/>
    </w:tblPr>
    <w:tblStylePr w:type="band1Vert">
      <w:rPr>
        <w:rFonts w:ascii="Arial" w:hAnsi="Arial"/>
        <w:color w:val="404040"/>
        <w:sz w:val="22"/>
      </w:rPr>
      <w:tcPr>
        <w:tcBorders/>
        <w:shd w:val="clear" w:color="auto" w:fill="DBECD0"/>
      </w:tcPr>
    </w:tblStylePr>
    <w:tblStylePr w:type="band2Vert">
      <w:tcPr>
        <w:tcBorders/>
      </w:tcPr>
    </w:tblStylePr>
    <w:tblStylePr w:type="band1Horz">
      <w:rPr>
        <w:rFonts w:ascii="Arial" w:hAnsi="Arial"/>
        <w:color w:val="404040"/>
        <w:sz w:val="22"/>
      </w:rPr>
      <w:tcPr>
        <w:tcBorders/>
        <w:shd w:val="clear" w:color="auto" w:fill="DBECD0"/>
      </w:tcPr>
    </w:tblStylePr>
    <w:tblStylePr w:type="band2Horz">
      <w:tcPr>
        <w:tcBorders/>
      </w:tcPr>
    </w:tblStylePr>
    <w:tblStylePr w:type="firstCol">
      <w:rPr>
        <w:b/>
        <w:color w:val="404040"/>
      </w:rPr>
      <w:tcPr>
        <w:tcBorders/>
      </w:tcPr>
    </w:tblStylePr>
    <w:tblStylePr w:type="lastCol">
      <w:rPr>
        <w:b/>
        <w:color w:val="404040"/>
      </w:rPr>
      <w:tcPr>
        <w:tcBorders/>
      </w:tcPr>
    </w:tblStylePr>
    <w:tblStylePr w:type="firstRow">
      <w:rPr>
        <w:rFonts w:ascii="Arial" w:hAnsi="Arial"/>
        <w:b/>
        <w:color w:val="FFFFFF"/>
        <w:sz w:val="22"/>
      </w:rPr>
      <w:tcPr>
        <w:tcBorders/>
        <w:shd w:val="clear" w:color="auto" w:fill="70AD47"/>
      </w:tcPr>
    </w:tblStylePr>
    <w:tblStylePr w:type="lastRow">
      <w:rPr>
        <w:b/>
        <w:color w:val="404040"/>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6">
    <w:name w:val="List Table 5 Dark"/>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7F7F7F"/>
      </w:tcPr>
    </w:tblStylePr>
    <w:tblStylePr w:type="band1Vert">
      <w:tcPr>
        <w:tcBorders>
          <w:left w:val="single" w:sz="4" w:space="0" w:color="000000"/>
          <w:right w:val="single" w:sz="4" w:space="0" w:color="000000"/>
        </w:tcBorders>
        <w:shd w:val="clear" w:color="auto" w:fill="7F7F7F"/>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7F7F7F"/>
      </w:tcPr>
    </w:tblStylePr>
    <w:tblStylePr w:type="band2Horz">
      <w:tcPr>
        <w:tcBorders>
          <w:top w:val="single" w:sz="4" w:space="0" w:color="000000"/>
          <w:bottom w:val="single" w:sz="4" w:space="0" w:color="000000"/>
        </w:tcBorders>
        <w:shd w:val="clear" w:color="auto" w:fill="7F7F7F"/>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7F7F7F"/>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7">
    <w:name w:val="List Table 5 Dark - Accent 1"/>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5B9BD5"/>
      </w:tcPr>
    </w:tblStylePr>
    <w:tblStylePr w:type="band1Vert">
      <w:tcPr>
        <w:tcBorders>
          <w:left w:val="single" w:sz="4" w:space="0" w:color="000000"/>
          <w:right w:val="single" w:sz="4" w:space="0" w:color="000000"/>
        </w:tcBorders>
        <w:shd w:val="clear" w:color="auto" w:fill="5B9BD5"/>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5B9BD5"/>
      </w:tcPr>
    </w:tblStylePr>
    <w:tblStylePr w:type="band2Horz">
      <w:tcPr>
        <w:tcBorders>
          <w:top w:val="single" w:sz="4" w:space="0" w:color="000000"/>
          <w:bottom w:val="single" w:sz="4" w:space="0" w:color="000000"/>
        </w:tcBorders>
        <w:shd w:val="clear" w:color="auto" w:fill="5B9BD5"/>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5B9BD5"/>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8">
    <w:name w:val="List Table 5 Dark - Accent 2"/>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F4B285"/>
      </w:tcPr>
    </w:tblStylePr>
    <w:tblStylePr w:type="band1Vert">
      <w:tcPr>
        <w:tcBorders>
          <w:left w:val="single" w:sz="4" w:space="0" w:color="000000"/>
          <w:right w:val="single" w:sz="4" w:space="0" w:color="000000"/>
        </w:tcBorders>
        <w:shd w:val="clear" w:color="auto" w:fill="F4B285"/>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F4B285"/>
      </w:tcPr>
    </w:tblStylePr>
    <w:tblStylePr w:type="band2Horz">
      <w:tcPr>
        <w:tcBorders>
          <w:top w:val="single" w:sz="4" w:space="0" w:color="000000"/>
          <w:bottom w:val="single" w:sz="4" w:space="0" w:color="000000"/>
        </w:tcBorders>
        <w:shd w:val="clear" w:color="auto" w:fill="F4B285"/>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F4B285"/>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99">
    <w:name w:val="List Table 5 Dark - Accent 3"/>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C9C9C9"/>
      </w:tcPr>
    </w:tblStylePr>
    <w:tblStylePr w:type="band1Vert">
      <w:tcPr>
        <w:tcBorders>
          <w:left w:val="single" w:sz="4" w:space="0" w:color="000000"/>
          <w:right w:val="single" w:sz="4" w:space="0" w:color="000000"/>
        </w:tcBorders>
        <w:shd w:val="clear" w:color="auto" w:fill="C9C9C9"/>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C9C9C9"/>
      </w:tcPr>
    </w:tblStylePr>
    <w:tblStylePr w:type="band2Horz">
      <w:tcPr>
        <w:tcBorders>
          <w:top w:val="single" w:sz="4" w:space="0" w:color="000000"/>
          <w:bottom w:val="single" w:sz="4" w:space="0" w:color="000000"/>
        </w:tcBorders>
        <w:shd w:val="clear" w:color="auto" w:fill="C9C9C9"/>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C9C9C9"/>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0">
    <w:name w:val="List Table 5 Dark - Accent 4"/>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FFD965"/>
      </w:tcPr>
    </w:tblStylePr>
    <w:tblStylePr w:type="band1Vert">
      <w:tcPr>
        <w:tcBorders>
          <w:left w:val="single" w:sz="4" w:space="0" w:color="000000"/>
          <w:right w:val="single" w:sz="4" w:space="0" w:color="000000"/>
        </w:tcBorders>
        <w:shd w:val="clear" w:color="auto" w:fill="FFD965"/>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FFD965"/>
      </w:tcPr>
    </w:tblStylePr>
    <w:tblStylePr w:type="band2Horz">
      <w:tcPr>
        <w:tcBorders>
          <w:top w:val="single" w:sz="4" w:space="0" w:color="000000"/>
          <w:bottom w:val="single" w:sz="4" w:space="0" w:color="000000"/>
        </w:tcBorders>
        <w:shd w:val="clear" w:color="auto" w:fill="FFD965"/>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FFD965"/>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1">
    <w:name w:val="List Table 5 Dark - Accent 5"/>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8EAADB"/>
      </w:tcPr>
    </w:tblStylePr>
    <w:tblStylePr w:type="band1Vert">
      <w:tcPr>
        <w:tcBorders>
          <w:left w:val="single" w:sz="4" w:space="0" w:color="000000"/>
          <w:right w:val="single" w:sz="4" w:space="0" w:color="000000"/>
        </w:tcBorders>
        <w:shd w:val="clear" w:color="auto" w:fill="8EAADB"/>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8EAADB"/>
      </w:tcPr>
    </w:tblStylePr>
    <w:tblStylePr w:type="band2Horz">
      <w:tcPr>
        <w:tcBorders>
          <w:top w:val="single" w:sz="4" w:space="0" w:color="000000"/>
          <w:bottom w:val="single" w:sz="4" w:space="0" w:color="000000"/>
        </w:tcBorders>
        <w:shd w:val="clear" w:color="auto" w:fill="8EAADB"/>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8EAADB"/>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2">
    <w:name w:val="List Table 5 Dark - Accent 6"/>
    <w:basedOn w:val="877"/>
    <w:uiPriority w:val="99"/>
    <w:pPr>
      <w:pBdr/>
      <w:spacing w:after="0" w:line="240" w:lineRule="auto"/>
    </w:pPr>
    <w:rPr>
      <w:rFonts w:ascii="Arial" w:hAnsi="Arial"/>
      <w:color w:val="FFFFFF"/>
      <w:sz w:val="22"/>
    </w:rPr>
    <w:tblPr>
      <w:tblStyleRowBandSize w:val="1"/>
      <w:tblBorders/>
    </w:tblPr>
    <w:tblStylePr w:type="wholeTable">
      <w:tcPr>
        <w:shd w:val="clear" w:color="auto" w:fill="A9D18F"/>
      </w:tcPr>
    </w:tblStylePr>
    <w:tblStylePr w:type="band1Vert">
      <w:tcPr>
        <w:tcBorders>
          <w:left w:val="single" w:sz="4" w:space="0" w:color="000000"/>
          <w:right w:val="single" w:sz="4" w:space="0" w:color="000000"/>
        </w:tcBorders>
        <w:shd w:val="clear" w:color="auto" w:fill="A9D18F"/>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shd w:val="clear" w:color="auto" w:fill="A9D18F"/>
      </w:tcPr>
    </w:tblStylePr>
    <w:tblStylePr w:type="band2Horz">
      <w:tcPr>
        <w:tcBorders>
          <w:top w:val="single" w:sz="4" w:space="0" w:color="000000"/>
          <w:bottom w:val="single" w:sz="4" w:space="0" w:color="000000"/>
        </w:tcBorders>
        <w:shd w:val="clear" w:color="auto" w:fill="A9D18F"/>
      </w:tc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firstRow">
      <w:rPr>
        <w:rFonts w:ascii="Arial" w:hAnsi="Arial"/>
        <w:b/>
        <w:color w:val="FFFFFF"/>
        <w:sz w:val="22"/>
      </w:rPr>
      <w:tcPr>
        <w:tcBorders>
          <w:top w:val="single" w:sz="32" w:space="0" w:color="000000"/>
          <w:bottom w:val="single" w:sz="12" w:space="0" w:color="000000"/>
        </w:tcBorders>
        <w:shd w:val="clear" w:color="auto" w:fill="A9D18F"/>
      </w:tcPr>
    </w:tblStylePr>
    <w:tblStylePr w:type="lastRow">
      <w:rPr>
        <w:rFonts w:ascii="Arial" w:hAnsi="Arial"/>
        <w:b/>
        <w:color w:val="FFFFFF"/>
        <w:sz w:val="22"/>
      </w:r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3">
    <w:name w:val="List Table 6 Colorful"/>
    <w:basedOn w:val="877"/>
    <w:uiPriority w:val="99"/>
    <w:pPr>
      <w:pBdr/>
      <w:spacing w:after="0" w:line="240" w:lineRule="auto"/>
    </w:pPr>
    <w:tblPr>
      <w:tblStyleRowBandSize w:val="1"/>
      <w:tblBorders/>
    </w:tblPr>
    <w:tblStylePr w:type="band1Vert">
      <w:tcPr>
        <w:tcBorders/>
        <w:shd w:val="clear" w:color="auto" w:fill="BFBFBF"/>
      </w:tcPr>
    </w:tblStylePr>
    <w:tblStylePr w:type="band2Vert">
      <w:tcPr>
        <w:tcBorders/>
      </w:tcPr>
    </w:tblStylePr>
    <w:tblStylePr w:type="band1Horz">
      <w:rPr>
        <w:rFonts w:ascii="Arial" w:hAnsi="Arial"/>
        <w:color w:val="000000"/>
        <w:sz w:val="22"/>
      </w:rPr>
      <w:tcPr>
        <w:tcBorders/>
        <w:shd w:val="clear" w:color="auto" w:fill="BFBFBF"/>
      </w:tcPr>
    </w:tblStylePr>
    <w:tblStylePr w:type="band2Horz">
      <w:rPr>
        <w:rFonts w:ascii="Arial" w:hAnsi="Arial"/>
        <w:color w:val="000000"/>
        <w:sz w:val="22"/>
      </w:rPr>
      <w:tcPr>
        <w:tcBorders/>
      </w:tcPr>
    </w:tblStylePr>
    <w:tblStylePr w:type="firstCol">
      <w:rPr>
        <w:b/>
        <w:color w:val="000000"/>
      </w:rPr>
      <w:tcPr>
        <w:tcBorders/>
      </w:tcPr>
    </w:tblStylePr>
    <w:tblStylePr w:type="lastCol">
      <w:rPr>
        <w:b/>
        <w:color w:val="000000"/>
      </w:rPr>
      <w:tcPr>
        <w:tcBorders/>
      </w:tcPr>
    </w:tblStylePr>
    <w:tblStylePr w:type="firstRow">
      <w:rPr>
        <w:b/>
        <w:color w:val="000000"/>
      </w:rPr>
      <w:tcPr>
        <w:tcBorders>
          <w:bottom w:val="single" w:sz="4" w:space="0" w:color="000000"/>
        </w:tcBorders>
      </w:tcPr>
    </w:tblStylePr>
    <w:tblStylePr w:type="lastRow">
      <w:rPr>
        <w:b/>
        <w:color w:val="00000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4">
    <w:name w:val="List Table 6 Colorful - Accent 1"/>
    <w:basedOn w:val="877"/>
    <w:uiPriority w:val="99"/>
    <w:pPr>
      <w:pBdr/>
      <w:spacing w:after="0" w:line="240" w:lineRule="auto"/>
    </w:pPr>
    <w:tblPr>
      <w:tblStyleRowBandSize w:val="1"/>
      <w:tblBorders/>
    </w:tblPr>
    <w:tblStylePr w:type="band1Vert">
      <w:tcPr>
        <w:tcBorders/>
        <w:shd w:val="clear" w:color="auto" w:fill="D6E6F4"/>
      </w:tcPr>
    </w:tblStylePr>
    <w:tblStylePr w:type="band2Vert">
      <w:tcPr>
        <w:tcBorders/>
      </w:tcPr>
    </w:tblStylePr>
    <w:tblStylePr w:type="band1Horz">
      <w:rPr>
        <w:rFonts w:ascii="Arial" w:hAnsi="Arial"/>
        <w:color w:val="245B8D"/>
        <w:sz w:val="22"/>
      </w:rPr>
      <w:tcPr>
        <w:tcBorders/>
        <w:shd w:val="clear" w:color="auto" w:fill="D6E6F4"/>
      </w:tcPr>
    </w:tblStylePr>
    <w:tblStylePr w:type="band2Horz">
      <w:rPr>
        <w:rFonts w:ascii="Arial" w:hAnsi="Arial"/>
        <w:color w:val="245B8D"/>
        <w:sz w:val="22"/>
      </w:rPr>
      <w:tcPr>
        <w:tcBorders/>
      </w:tcPr>
    </w:tblStylePr>
    <w:tblStylePr w:type="firstCol">
      <w:rPr>
        <w:b/>
        <w:color w:val="245B8D"/>
      </w:rPr>
      <w:tcPr>
        <w:tcBorders/>
      </w:tcPr>
    </w:tblStylePr>
    <w:tblStylePr w:type="lastCol">
      <w:rPr>
        <w:b/>
        <w:color w:val="245B8D"/>
      </w:rPr>
      <w:tcPr>
        <w:tcBorders/>
      </w:tcPr>
    </w:tblStylePr>
    <w:tblStylePr w:type="firstRow">
      <w:rPr>
        <w:b/>
        <w:color w:val="245B8D"/>
      </w:rPr>
      <w:tcPr>
        <w:tcBorders>
          <w:bottom w:val="single" w:sz="4" w:space="0" w:color="000000"/>
        </w:tcBorders>
      </w:tcPr>
    </w:tblStylePr>
    <w:tblStylePr w:type="lastRow">
      <w:rPr>
        <w:b/>
        <w:color w:val="245B8D"/>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5">
    <w:name w:val="List Table 6 Colorful - Accent 2"/>
    <w:basedOn w:val="877"/>
    <w:uiPriority w:val="99"/>
    <w:pPr>
      <w:pBdr/>
      <w:spacing w:after="0" w:line="240" w:lineRule="auto"/>
    </w:pPr>
    <w:tblPr>
      <w:tblStyleRowBandSize w:val="1"/>
      <w:tblBorders/>
    </w:tblPr>
    <w:tblStylePr w:type="band1Vert">
      <w:tcPr>
        <w:tcBorders/>
        <w:shd w:val="clear" w:color="auto" w:fill="FADECB"/>
      </w:tcPr>
    </w:tblStylePr>
    <w:tblStylePr w:type="band2Vert">
      <w:tcPr>
        <w:tcBorders/>
      </w:tcPr>
    </w:tblStylePr>
    <w:tblStylePr w:type="band1Horz">
      <w:rPr>
        <w:rFonts w:ascii="Arial" w:hAnsi="Arial"/>
        <w:color w:val="CA5D12"/>
        <w:sz w:val="22"/>
      </w:rPr>
      <w:tcPr>
        <w:tcBorders/>
        <w:shd w:val="clear" w:color="auto" w:fill="FADECB"/>
      </w:tcPr>
    </w:tblStylePr>
    <w:tblStylePr w:type="band2Horz">
      <w:rPr>
        <w:rFonts w:ascii="Arial" w:hAnsi="Arial"/>
        <w:color w:val="CA5D12"/>
        <w:sz w:val="22"/>
      </w:rPr>
      <w:tcPr>
        <w:tcBorders/>
      </w:tcPr>
    </w:tblStylePr>
    <w:tblStylePr w:type="firstCol">
      <w:rPr>
        <w:b/>
        <w:color w:val="CA5D12"/>
      </w:rPr>
      <w:tcPr>
        <w:tcBorders/>
      </w:tcPr>
    </w:tblStylePr>
    <w:tblStylePr w:type="lastCol">
      <w:rPr>
        <w:b/>
        <w:color w:val="CA5D12"/>
      </w:rPr>
      <w:tcPr>
        <w:tcBorders/>
      </w:tcPr>
    </w:tblStylePr>
    <w:tblStylePr w:type="firstRow">
      <w:rPr>
        <w:b/>
        <w:color w:val="CA5D12"/>
      </w:rPr>
      <w:tcPr>
        <w:tcBorders>
          <w:bottom w:val="single" w:sz="4" w:space="0" w:color="000000"/>
        </w:tcBorders>
      </w:tcPr>
    </w:tblStylePr>
    <w:tblStylePr w:type="lastRow">
      <w:rPr>
        <w:b/>
        <w:color w:val="CA5D12"/>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6">
    <w:name w:val="List Table 6 Colorful - Accent 3"/>
    <w:basedOn w:val="877"/>
    <w:uiPriority w:val="99"/>
    <w:pPr>
      <w:pBdr/>
      <w:spacing w:after="0" w:line="240" w:lineRule="auto"/>
    </w:pPr>
    <w:tblPr>
      <w:tblStyleRowBandSize w:val="1"/>
      <w:tblBorders/>
    </w:tblPr>
    <w:tblStylePr w:type="band1Vert">
      <w:tcPr>
        <w:tcBorders/>
        <w:shd w:val="clear" w:color="auto" w:fill="E8E8E8"/>
      </w:tcPr>
    </w:tblStylePr>
    <w:tblStylePr w:type="band2Vert">
      <w:tcPr>
        <w:tcBorders/>
      </w:tcPr>
    </w:tblStylePr>
    <w:tblStylePr w:type="band1Horz">
      <w:rPr>
        <w:rFonts w:ascii="Arial" w:hAnsi="Arial"/>
        <w:color w:val="757575"/>
        <w:sz w:val="22"/>
      </w:rPr>
      <w:tcPr>
        <w:tcBorders/>
        <w:shd w:val="clear" w:color="auto" w:fill="E8E8E8"/>
      </w:tcPr>
    </w:tblStylePr>
    <w:tblStylePr w:type="band2Horz">
      <w:rPr>
        <w:rFonts w:ascii="Arial" w:hAnsi="Arial"/>
        <w:color w:val="757575"/>
        <w:sz w:val="22"/>
      </w:rPr>
      <w:tcPr>
        <w:tcBorders/>
      </w:tcPr>
    </w:tblStylePr>
    <w:tblStylePr w:type="firstCol">
      <w:rPr>
        <w:b/>
        <w:color w:val="757575"/>
      </w:rPr>
      <w:tcPr>
        <w:tcBorders/>
      </w:tcPr>
    </w:tblStylePr>
    <w:tblStylePr w:type="lastCol">
      <w:rPr>
        <w:b/>
        <w:color w:val="757575"/>
      </w:rPr>
      <w:tcPr>
        <w:tcBorders/>
      </w:tcPr>
    </w:tblStylePr>
    <w:tblStylePr w:type="firstRow">
      <w:rPr>
        <w:b/>
        <w:color w:val="757575"/>
      </w:rPr>
      <w:tcPr>
        <w:tcBorders>
          <w:bottom w:val="single" w:sz="4" w:space="0" w:color="000000"/>
        </w:tcBorders>
      </w:tcPr>
    </w:tblStylePr>
    <w:tblStylePr w:type="lastRow">
      <w:rPr>
        <w:b/>
        <w:color w:val="757575"/>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7">
    <w:name w:val="List Table 6 Colorful - Accent 4"/>
    <w:basedOn w:val="877"/>
    <w:uiPriority w:val="99"/>
    <w:pPr>
      <w:pBdr/>
      <w:spacing w:after="0" w:line="240" w:lineRule="auto"/>
    </w:pPr>
    <w:tblPr>
      <w:tblStyleRowBandSize w:val="1"/>
      <w:tblBorders/>
    </w:tblPr>
    <w:tblStylePr w:type="band1Vert">
      <w:tcPr>
        <w:tcBorders/>
        <w:shd w:val="clear" w:color="auto" w:fill="FFEFBF"/>
      </w:tcPr>
    </w:tblStylePr>
    <w:tblStylePr w:type="band2Vert">
      <w:tcPr>
        <w:tcBorders/>
      </w:tcPr>
    </w:tblStylePr>
    <w:tblStylePr w:type="band1Horz">
      <w:rPr>
        <w:rFonts w:ascii="Arial" w:hAnsi="Arial"/>
        <w:color w:val="D09D00"/>
        <w:sz w:val="22"/>
      </w:rPr>
      <w:tcPr>
        <w:tcBorders/>
        <w:shd w:val="clear" w:color="auto" w:fill="FFEFBF"/>
      </w:tcPr>
    </w:tblStylePr>
    <w:tblStylePr w:type="band2Horz">
      <w:rPr>
        <w:rFonts w:ascii="Arial" w:hAnsi="Arial"/>
        <w:color w:val="D09D00"/>
        <w:sz w:val="22"/>
      </w:rPr>
      <w:tcPr>
        <w:tcBorders/>
      </w:tcPr>
    </w:tblStylePr>
    <w:tblStylePr w:type="firstCol">
      <w:rPr>
        <w:b/>
        <w:color w:val="D09D00"/>
      </w:rPr>
      <w:tcPr>
        <w:tcBorders/>
      </w:tcPr>
    </w:tblStylePr>
    <w:tblStylePr w:type="lastCol">
      <w:rPr>
        <w:b/>
        <w:color w:val="D09D00"/>
      </w:rPr>
      <w:tcPr>
        <w:tcBorders/>
      </w:tcPr>
    </w:tblStylePr>
    <w:tblStylePr w:type="firstRow">
      <w:rPr>
        <w:b/>
        <w:color w:val="D09D00"/>
      </w:rPr>
      <w:tcPr>
        <w:tcBorders>
          <w:bottom w:val="single" w:sz="4" w:space="0" w:color="000000"/>
        </w:tcBorders>
      </w:tcPr>
    </w:tblStylePr>
    <w:tblStylePr w:type="lastRow">
      <w:rPr>
        <w:b/>
        <w:color w:val="D09D0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8">
    <w:name w:val="List Table 6 Colorful - Accent 5"/>
    <w:basedOn w:val="877"/>
    <w:uiPriority w:val="99"/>
    <w:pPr>
      <w:pBdr/>
      <w:spacing w:after="0" w:line="240" w:lineRule="auto"/>
    </w:pPr>
    <w:tblPr>
      <w:tblStyleRowBandSize w:val="1"/>
      <w:tblBorders/>
    </w:tblPr>
    <w:tblStylePr w:type="band1Vert">
      <w:tcPr>
        <w:tcBorders/>
        <w:shd w:val="clear" w:color="auto" w:fill="D0DCF0"/>
      </w:tcPr>
    </w:tblStylePr>
    <w:tblStylePr w:type="band2Vert">
      <w:tcPr>
        <w:tcBorders/>
      </w:tcPr>
    </w:tblStylePr>
    <w:tblStylePr w:type="band1Horz">
      <w:rPr>
        <w:rFonts w:ascii="Arial" w:hAnsi="Arial"/>
        <w:color w:val="335BA0"/>
        <w:sz w:val="22"/>
      </w:rPr>
      <w:tcPr>
        <w:tcBorders/>
        <w:shd w:val="clear" w:color="auto" w:fill="D0DCF0"/>
      </w:tcPr>
    </w:tblStylePr>
    <w:tblStylePr w:type="band2Horz">
      <w:rPr>
        <w:rFonts w:ascii="Arial" w:hAnsi="Arial"/>
        <w:color w:val="335BA0"/>
        <w:sz w:val="22"/>
      </w:rPr>
      <w:tcPr>
        <w:tcBorders/>
      </w:tcPr>
    </w:tblStylePr>
    <w:tblStylePr w:type="firstCol">
      <w:rPr>
        <w:b/>
        <w:color w:val="335BA0"/>
      </w:rPr>
      <w:tcPr>
        <w:tcBorders/>
      </w:tcPr>
    </w:tblStylePr>
    <w:tblStylePr w:type="lastCol">
      <w:rPr>
        <w:b/>
        <w:color w:val="335BA0"/>
      </w:rPr>
      <w:tcPr>
        <w:tcBorders/>
      </w:tcPr>
    </w:tblStylePr>
    <w:tblStylePr w:type="firstRow">
      <w:rPr>
        <w:b/>
        <w:color w:val="335BA0"/>
      </w:rPr>
      <w:tcPr>
        <w:tcBorders>
          <w:bottom w:val="single" w:sz="4" w:space="0" w:color="000000"/>
        </w:tcBorders>
      </w:tcPr>
    </w:tblStylePr>
    <w:tblStylePr w:type="lastRow">
      <w:rPr>
        <w:b/>
        <w:color w:val="335BA0"/>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09">
    <w:name w:val="List Table 6 Colorful - Accent 6"/>
    <w:basedOn w:val="877"/>
    <w:uiPriority w:val="99"/>
    <w:pPr>
      <w:pBdr/>
      <w:spacing w:after="0" w:line="240" w:lineRule="auto"/>
    </w:pPr>
    <w:tblPr>
      <w:tblStyleRowBandSize w:val="1"/>
      <w:tblBorders/>
    </w:tblPr>
    <w:tblStylePr w:type="band1Vert">
      <w:tcPr>
        <w:tcBorders/>
        <w:shd w:val="clear" w:color="auto" w:fill="DBECD0"/>
      </w:tcPr>
    </w:tblStylePr>
    <w:tblStylePr w:type="band2Vert">
      <w:tcPr>
        <w:tcBorders/>
      </w:tcPr>
    </w:tblStylePr>
    <w:tblStylePr w:type="band1Horz">
      <w:rPr>
        <w:rFonts w:ascii="Arial" w:hAnsi="Arial"/>
        <w:color w:val="5E923C"/>
        <w:sz w:val="22"/>
      </w:rPr>
      <w:tcPr>
        <w:tcBorders/>
        <w:shd w:val="clear" w:color="auto" w:fill="DBECD0"/>
      </w:tcPr>
    </w:tblStylePr>
    <w:tblStylePr w:type="band2Horz">
      <w:rPr>
        <w:rFonts w:ascii="Arial" w:hAnsi="Arial"/>
        <w:color w:val="5E923C"/>
        <w:sz w:val="22"/>
      </w:rPr>
      <w:tcPr>
        <w:tcBorders/>
      </w:tcPr>
    </w:tblStylePr>
    <w:tblStylePr w:type="firstCol">
      <w:rPr>
        <w:b/>
        <w:color w:val="5E923C"/>
      </w:rPr>
      <w:tcPr>
        <w:tcBorders/>
      </w:tcPr>
    </w:tblStylePr>
    <w:tblStylePr w:type="lastCol">
      <w:rPr>
        <w:b/>
        <w:color w:val="5E923C"/>
      </w:rPr>
      <w:tcPr>
        <w:tcBorders/>
      </w:tcPr>
    </w:tblStylePr>
    <w:tblStylePr w:type="firstRow">
      <w:rPr>
        <w:b/>
        <w:color w:val="5E923C"/>
      </w:rPr>
      <w:tcPr>
        <w:tcBorders>
          <w:bottom w:val="single" w:sz="4" w:space="0" w:color="000000"/>
        </w:tcBorders>
      </w:tcPr>
    </w:tblStylePr>
    <w:tblStylePr w:type="lastRow">
      <w:rPr>
        <w:b/>
        <w:color w:val="5E923C"/>
      </w:rPr>
      <w:tcPr>
        <w:tcBorders>
          <w:top w:val="single" w:sz="4"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0">
    <w:name w:val="List Table 7 Colorful"/>
    <w:basedOn w:val="877"/>
    <w:uiPriority w:val="99"/>
    <w:pPr>
      <w:pBdr/>
      <w:spacing w:after="0" w:line="240" w:lineRule="auto"/>
    </w:pPr>
    <w:rPr>
      <w:rFonts w:ascii="Arial" w:hAnsi="Arial"/>
      <w:color w:val="4A4A4A"/>
      <w:sz w:val="22"/>
    </w:rPr>
    <w:tblPr>
      <w:tblStyleRowBandSize w:val="1"/>
      <w:tblBorders/>
    </w:tblPr>
    <w:tblStylePr w:type="band1Vert">
      <w:tcPr>
        <w:tcBorders/>
        <w:shd w:val="clear" w:color="auto" w:fill="BFBFBF"/>
      </w:tcPr>
    </w:tblStylePr>
    <w:tblStylePr w:type="band2Vert">
      <w:tcPr>
        <w:tcBorders/>
      </w:tcPr>
    </w:tblStylePr>
    <w:tblStylePr w:type="band1Horz">
      <w:rPr>
        <w:rFonts w:ascii="Arial" w:hAnsi="Arial"/>
        <w:color w:val="4A4A4A"/>
        <w:sz w:val="22"/>
      </w:rPr>
      <w:tcPr>
        <w:tcBorders/>
        <w:shd w:val="clear" w:color="auto" w:fill="BFBFBF"/>
      </w:tcPr>
    </w:tblStylePr>
    <w:tblStylePr w:type="band2Horz">
      <w:rPr>
        <w:rFonts w:ascii="Arial" w:hAnsi="Arial"/>
        <w:color w:val="4A4A4A"/>
        <w:sz w:val="22"/>
      </w:rPr>
      <w:tcPr>
        <w:tcBorders/>
      </w:tcPr>
    </w:tblStylePr>
    <w:tblStylePr w:type="firstCol">
      <w:pPr>
        <w:jc w:val="right"/>
      </w:pPr>
      <w:rPr>
        <w:rFonts w:ascii="Arial" w:hAnsi="Arial"/>
        <w:i/>
        <w:color w:val="4A4A4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A4A4A"/>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4A4A4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4A4A4A"/>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1">
    <w:name w:val="List Table 7 Colorful - Accent 1"/>
    <w:basedOn w:val="877"/>
    <w:uiPriority w:val="99"/>
    <w:pPr>
      <w:pBdr/>
      <w:spacing w:after="0" w:line="240" w:lineRule="auto"/>
    </w:pPr>
    <w:rPr>
      <w:rFonts w:ascii="Arial" w:hAnsi="Arial"/>
      <w:color w:val="245B8D"/>
      <w:sz w:val="22"/>
    </w:rPr>
    <w:tblPr>
      <w:tblStyleRowBandSize w:val="1"/>
      <w:tblBorders/>
    </w:tblPr>
    <w:tblStylePr w:type="band1Vert">
      <w:tcPr>
        <w:tcBorders/>
        <w:shd w:val="clear" w:color="auto" w:fill="D6E6F4"/>
      </w:tcPr>
    </w:tblStylePr>
    <w:tblStylePr w:type="band2Vert">
      <w:tcPr>
        <w:tcBorders/>
      </w:tcPr>
    </w:tblStylePr>
    <w:tblStylePr w:type="band1Horz">
      <w:rPr>
        <w:rFonts w:ascii="Arial" w:hAnsi="Arial"/>
        <w:color w:val="245B8D"/>
        <w:sz w:val="22"/>
      </w:rPr>
      <w:tcPr>
        <w:tcBorders/>
        <w:shd w:val="clear" w:color="auto" w:fill="D6E6F4"/>
      </w:tcPr>
    </w:tblStylePr>
    <w:tblStylePr w:type="band2Horz">
      <w:rPr>
        <w:rFonts w:ascii="Arial" w:hAnsi="Arial"/>
        <w:color w:val="245B8D"/>
        <w:sz w:val="22"/>
      </w:rPr>
      <w:tcPr>
        <w:tcBorders/>
      </w:tcPr>
    </w:tblStylePr>
    <w:tblStylePr w:type="firstCol">
      <w:pPr>
        <w:jc w:val="right"/>
      </w:pPr>
      <w:rPr>
        <w:rFonts w:ascii="Arial" w:hAnsi="Arial"/>
        <w:i/>
        <w:color w:val="245B8D"/>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245B8D"/>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245B8D"/>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245B8D"/>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2">
    <w:name w:val="List Table 7 Colorful - Accent 2"/>
    <w:basedOn w:val="877"/>
    <w:uiPriority w:val="99"/>
    <w:pPr>
      <w:pBdr/>
      <w:spacing w:after="0" w:line="240" w:lineRule="auto"/>
    </w:pPr>
    <w:rPr>
      <w:rFonts w:ascii="Arial" w:hAnsi="Arial"/>
      <w:color w:val="CA5D12"/>
      <w:sz w:val="22"/>
    </w:rPr>
    <w:tblPr>
      <w:tblStyleRowBandSize w:val="1"/>
      <w:tblBorders/>
    </w:tblPr>
    <w:tblStylePr w:type="band1Vert">
      <w:tcPr>
        <w:tcBorders/>
        <w:shd w:val="clear" w:color="auto" w:fill="FADECB"/>
      </w:tcPr>
    </w:tblStylePr>
    <w:tblStylePr w:type="band2Vert">
      <w:tcPr>
        <w:tcBorders/>
      </w:tcPr>
    </w:tblStylePr>
    <w:tblStylePr w:type="band1Horz">
      <w:rPr>
        <w:rFonts w:ascii="Arial" w:hAnsi="Arial"/>
        <w:color w:val="CA5D12"/>
        <w:sz w:val="22"/>
      </w:rPr>
      <w:tcPr>
        <w:tcBorders/>
        <w:shd w:val="clear" w:color="auto" w:fill="FADECB"/>
      </w:tcPr>
    </w:tblStylePr>
    <w:tblStylePr w:type="band2Horz">
      <w:rPr>
        <w:rFonts w:ascii="Arial" w:hAnsi="Arial"/>
        <w:color w:val="CA5D12"/>
        <w:sz w:val="22"/>
      </w:rPr>
      <w:tcPr>
        <w:tcBorders/>
      </w:tcPr>
    </w:tblStylePr>
    <w:tblStylePr w:type="firstCol">
      <w:pPr>
        <w:jc w:val="right"/>
      </w:pPr>
      <w:rPr>
        <w:rFonts w:ascii="Arial" w:hAnsi="Arial"/>
        <w:i/>
        <w:color w:val="CA5D12"/>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CA5D12"/>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CA5D12"/>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CA5D12"/>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3">
    <w:name w:val="List Table 7 Colorful - Accent 3"/>
    <w:basedOn w:val="877"/>
    <w:uiPriority w:val="99"/>
    <w:pPr>
      <w:pBdr/>
      <w:spacing w:after="0" w:line="240" w:lineRule="auto"/>
    </w:pPr>
    <w:rPr>
      <w:rFonts w:ascii="Arial" w:hAnsi="Arial"/>
      <w:color w:val="757575"/>
      <w:sz w:val="22"/>
    </w:rPr>
    <w:tblPr>
      <w:tblStyleRowBandSize w:val="1"/>
      <w:tblBorders/>
    </w:tblPr>
    <w:tblStylePr w:type="band1Vert">
      <w:tcPr>
        <w:tcBorders/>
        <w:shd w:val="clear" w:color="auto" w:fill="E8E8E8"/>
      </w:tcPr>
    </w:tblStylePr>
    <w:tblStylePr w:type="band2Vert">
      <w:tcPr>
        <w:tcBorders/>
      </w:tcPr>
    </w:tblStylePr>
    <w:tblStylePr w:type="band1Horz">
      <w:rPr>
        <w:rFonts w:ascii="Arial" w:hAnsi="Arial"/>
        <w:color w:val="757575"/>
        <w:sz w:val="22"/>
      </w:rPr>
      <w:tcPr>
        <w:tcBorders/>
        <w:shd w:val="clear" w:color="auto" w:fill="E8E8E8"/>
      </w:tcPr>
    </w:tblStylePr>
    <w:tblStylePr w:type="band2Horz">
      <w:rPr>
        <w:rFonts w:ascii="Arial" w:hAnsi="Arial"/>
        <w:color w:val="757575"/>
        <w:sz w:val="22"/>
      </w:rPr>
      <w:tcPr>
        <w:tcBorders/>
      </w:tcPr>
    </w:tblStylePr>
    <w:tblStylePr w:type="firstCol">
      <w:pPr>
        <w:jc w:val="right"/>
      </w:pPr>
      <w:rPr>
        <w:rFonts w:ascii="Arial" w:hAnsi="Arial"/>
        <w:i/>
        <w:color w:val="757575"/>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757575"/>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757575"/>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757575"/>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4">
    <w:name w:val="List Table 7 Colorful - Accent 4"/>
    <w:basedOn w:val="877"/>
    <w:uiPriority w:val="99"/>
    <w:pPr>
      <w:pBdr/>
      <w:spacing w:after="0" w:line="240" w:lineRule="auto"/>
    </w:pPr>
    <w:rPr>
      <w:rFonts w:ascii="Arial" w:hAnsi="Arial"/>
      <w:color w:val="D09D00"/>
      <w:sz w:val="22"/>
    </w:rPr>
    <w:tblPr>
      <w:tblStyleRowBandSize w:val="1"/>
      <w:tblBorders/>
    </w:tblPr>
    <w:tblStylePr w:type="band1Vert">
      <w:tcPr>
        <w:tcBorders/>
        <w:shd w:val="clear" w:color="auto" w:fill="FFEFBF"/>
      </w:tcPr>
    </w:tblStylePr>
    <w:tblStylePr w:type="band2Vert">
      <w:tcPr>
        <w:tcBorders/>
      </w:tcPr>
    </w:tblStylePr>
    <w:tblStylePr w:type="band1Horz">
      <w:rPr>
        <w:rFonts w:ascii="Arial" w:hAnsi="Arial"/>
        <w:color w:val="D09D00"/>
        <w:sz w:val="22"/>
      </w:rPr>
      <w:tcPr>
        <w:tcBorders/>
        <w:shd w:val="clear" w:color="auto" w:fill="FFEFBF"/>
      </w:tcPr>
    </w:tblStylePr>
    <w:tblStylePr w:type="band2Horz">
      <w:rPr>
        <w:rFonts w:ascii="Arial" w:hAnsi="Arial"/>
        <w:color w:val="D09D00"/>
        <w:sz w:val="22"/>
      </w:rPr>
      <w:tcPr>
        <w:tcBorders/>
      </w:tcPr>
    </w:tblStylePr>
    <w:tblStylePr w:type="firstCol">
      <w:pPr>
        <w:jc w:val="right"/>
      </w:pPr>
      <w:rPr>
        <w:rFonts w:ascii="Arial" w:hAnsi="Arial"/>
        <w:i/>
        <w:color w:val="D09D00"/>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D09D00"/>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D09D00"/>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D09D00"/>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5">
    <w:name w:val="List Table 7 Colorful - Accent 5"/>
    <w:basedOn w:val="877"/>
    <w:uiPriority w:val="99"/>
    <w:pPr>
      <w:pBdr/>
      <w:spacing w:after="0" w:line="240" w:lineRule="auto"/>
    </w:pPr>
    <w:rPr>
      <w:rFonts w:ascii="Arial" w:hAnsi="Arial"/>
      <w:color w:val="335BA0"/>
      <w:sz w:val="22"/>
    </w:rPr>
    <w:tblPr>
      <w:tblStyleRowBandSize w:val="1"/>
      <w:tblBorders/>
    </w:tblPr>
    <w:tblStylePr w:type="band1Vert">
      <w:tcPr>
        <w:tcBorders/>
        <w:shd w:val="clear" w:color="auto" w:fill="D0DCF0"/>
      </w:tcPr>
    </w:tblStylePr>
    <w:tblStylePr w:type="band2Vert">
      <w:tcPr>
        <w:tcBorders/>
      </w:tcPr>
    </w:tblStylePr>
    <w:tblStylePr w:type="band1Horz">
      <w:rPr>
        <w:rFonts w:ascii="Arial" w:hAnsi="Arial"/>
        <w:color w:val="335BA0"/>
        <w:sz w:val="22"/>
      </w:rPr>
      <w:tcPr>
        <w:tcBorders/>
        <w:shd w:val="clear" w:color="auto" w:fill="D0DCF0"/>
      </w:tcPr>
    </w:tblStylePr>
    <w:tblStylePr w:type="band2Horz">
      <w:rPr>
        <w:rFonts w:ascii="Arial" w:hAnsi="Arial"/>
        <w:color w:val="335BA0"/>
        <w:sz w:val="22"/>
      </w:rPr>
      <w:tcPr>
        <w:tcBorders/>
      </w:tcPr>
    </w:tblStylePr>
    <w:tblStylePr w:type="firstCol">
      <w:pPr>
        <w:jc w:val="right"/>
      </w:pPr>
      <w:rPr>
        <w:rFonts w:ascii="Arial" w:hAnsi="Arial"/>
        <w:i/>
        <w:color w:val="335BA0"/>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335BA0"/>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335BA0"/>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335BA0"/>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6">
    <w:name w:val="List Table 7 Colorful - Accent 6"/>
    <w:basedOn w:val="877"/>
    <w:uiPriority w:val="99"/>
    <w:pPr>
      <w:pBdr/>
      <w:spacing w:after="0" w:line="240" w:lineRule="auto"/>
    </w:pPr>
    <w:rPr>
      <w:rFonts w:ascii="Arial" w:hAnsi="Arial"/>
      <w:color w:val="5E923C"/>
      <w:sz w:val="22"/>
    </w:rPr>
    <w:tblPr>
      <w:tblStyleRowBandSize w:val="1"/>
      <w:tblBorders/>
    </w:tblPr>
    <w:tblStylePr w:type="band1Vert">
      <w:tcPr>
        <w:tcBorders/>
        <w:shd w:val="clear" w:color="auto" w:fill="DBECD0"/>
      </w:tcPr>
    </w:tblStylePr>
    <w:tblStylePr w:type="band2Vert">
      <w:tcPr>
        <w:tcBorders/>
      </w:tcPr>
    </w:tblStylePr>
    <w:tblStylePr w:type="band1Horz">
      <w:rPr>
        <w:rFonts w:ascii="Arial" w:hAnsi="Arial"/>
        <w:color w:val="5E923C"/>
        <w:sz w:val="22"/>
      </w:rPr>
      <w:tcPr>
        <w:tcBorders/>
        <w:shd w:val="clear" w:color="auto" w:fill="DBECD0"/>
      </w:tcPr>
    </w:tblStylePr>
    <w:tblStylePr w:type="band2Horz">
      <w:rPr>
        <w:rFonts w:ascii="Arial" w:hAnsi="Arial"/>
        <w:color w:val="5E923C"/>
        <w:sz w:val="22"/>
      </w:rPr>
      <w:tcPr>
        <w:tcBorders/>
      </w:tcPr>
    </w:tblStylePr>
    <w:tblStylePr w:type="firstCol">
      <w:pPr>
        <w:jc w:val="right"/>
      </w:pPr>
      <w:rPr>
        <w:rFonts w:ascii="Arial" w:hAnsi="Arial"/>
        <w:i/>
        <w:color w:val="5E923C"/>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5E923C"/>
        <w:sz w:val="22"/>
      </w:rPr>
      <w:tcPr>
        <w:tcBorders>
          <w:top w:val="nil" w:sz="4" w:space="0" w:color="auto"/>
          <w:left w:val="single" w:sz="4" w:space="0" w:color="000000"/>
          <w:bottom w:val="nil" w:sz="4" w:space="0" w:color="auto"/>
          <w:right w:val="nil" w:sz="4" w:space="0" w:color="auto"/>
        </w:tcBorders>
      </w:tcPr>
    </w:tblStylePr>
    <w:tblStylePr w:type="firstRow">
      <w:rPr>
        <w:rFonts w:ascii="Arial" w:hAnsi="Arial"/>
        <w:i/>
        <w:color w:val="5E923C"/>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5E923C"/>
        <w:sz w:val="22"/>
      </w:rPr>
      <w:tcPr>
        <w:tcBorders>
          <w:top w:val="single" w:sz="4" w:space="0" w:color="000000"/>
          <w:left w:val="nil" w:sz="4" w:space="0" w:color="auto"/>
          <w:bottom w:val="nil" w:sz="4" w:space="0" w:color="auto"/>
          <w:right w:val="nil" w:sz="4" w:space="0" w:color="auto"/>
        </w:tcBorders>
        <w:shd w:val="clear" w:color="auto" w:fill="FFFFF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7">
    <w:name w:val="Lined - Accent"/>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2F2F2"/>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2F2F2"/>
      </w:tcPr>
    </w:tblStylePr>
    <w:tblStylePr w:type="firstCol">
      <w:rPr>
        <w:rFonts w:ascii="Arial" w:hAnsi="Arial"/>
        <w:color w:val="F2F2F2"/>
        <w:sz w:val="22"/>
      </w:rPr>
      <w:tcPr>
        <w:tcBorders/>
        <w:shd w:val="clear" w:color="auto" w:fill="7F7F7F"/>
      </w:tcPr>
    </w:tblStylePr>
    <w:tblStylePr w:type="lastCol">
      <w:rPr>
        <w:rFonts w:ascii="Arial" w:hAnsi="Arial"/>
        <w:color w:val="F2F2F2"/>
        <w:sz w:val="22"/>
      </w:rPr>
      <w:tcPr>
        <w:tcBorders/>
        <w:shd w:val="clear" w:color="auto" w:fill="7F7F7F"/>
      </w:tcPr>
    </w:tblStylePr>
    <w:tblStylePr w:type="firstRow">
      <w:rPr>
        <w:rFonts w:ascii="Arial" w:hAnsi="Arial"/>
        <w:color w:val="F2F2F2"/>
        <w:sz w:val="22"/>
      </w:rPr>
      <w:tcPr>
        <w:tcBorders/>
        <w:shd w:val="clear" w:color="auto" w:fill="7F7F7F"/>
      </w:tcPr>
    </w:tblStylePr>
    <w:tblStylePr w:type="lastRow">
      <w:rPr>
        <w:rFonts w:ascii="Arial" w:hAnsi="Arial"/>
        <w:color w:val="F2F2F2"/>
        <w:sz w:val="22"/>
      </w:rPr>
      <w:tcPr>
        <w:shd w:val="clear" w:color="auto" w:fill="7F7F7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8">
    <w:name w:val="Lined - Accent 1"/>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CCE0F2"/>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CCE0F2"/>
      </w:tcPr>
    </w:tblStylePr>
    <w:tblStylePr w:type="firstCol">
      <w:rPr>
        <w:rFonts w:ascii="Arial" w:hAnsi="Arial"/>
        <w:color w:val="F2F2F2"/>
        <w:sz w:val="22"/>
      </w:rPr>
      <w:tcPr>
        <w:tcBorders/>
        <w:shd w:val="clear" w:color="auto" w:fill="69A3D8"/>
      </w:tcPr>
    </w:tblStylePr>
    <w:tblStylePr w:type="lastCol">
      <w:rPr>
        <w:rFonts w:ascii="Arial" w:hAnsi="Arial"/>
        <w:color w:val="F2F2F2"/>
        <w:sz w:val="22"/>
      </w:rPr>
      <w:tcPr>
        <w:tcBorders/>
        <w:shd w:val="clear" w:color="auto" w:fill="69A3D8"/>
      </w:tcPr>
    </w:tblStylePr>
    <w:tblStylePr w:type="firstRow">
      <w:rPr>
        <w:rFonts w:ascii="Arial" w:hAnsi="Arial"/>
        <w:color w:val="F2F2F2"/>
        <w:sz w:val="22"/>
      </w:rPr>
      <w:tcPr>
        <w:tcBorders/>
        <w:shd w:val="clear" w:color="auto" w:fill="69A3D8"/>
      </w:tcPr>
    </w:tblStylePr>
    <w:tblStylePr w:type="lastRow">
      <w:rPr>
        <w:rFonts w:ascii="Arial" w:hAnsi="Arial"/>
        <w:color w:val="F2F2F2"/>
        <w:sz w:val="22"/>
      </w:rPr>
      <w:tcPr>
        <w:shd w:val="clear" w:color="auto" w:fill="69A3D8"/>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19">
    <w:name w:val="Lined - Accent 2"/>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BE6D7"/>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BE6D7"/>
      </w:tcPr>
    </w:tblStylePr>
    <w:tblStylePr w:type="firstCol">
      <w:rPr>
        <w:rFonts w:ascii="Arial" w:hAnsi="Arial"/>
        <w:color w:val="F2F2F2"/>
        <w:sz w:val="22"/>
      </w:rPr>
      <w:tcPr>
        <w:tcBorders/>
        <w:shd w:val="clear" w:color="auto" w:fill="F4B285"/>
      </w:tcPr>
    </w:tblStylePr>
    <w:tblStylePr w:type="lastCol">
      <w:rPr>
        <w:rFonts w:ascii="Arial" w:hAnsi="Arial"/>
        <w:color w:val="F2F2F2"/>
        <w:sz w:val="22"/>
      </w:rPr>
      <w:tcPr>
        <w:tcBorders/>
        <w:shd w:val="clear" w:color="auto" w:fill="F4B285"/>
      </w:tcPr>
    </w:tblStylePr>
    <w:tblStylePr w:type="firstRow">
      <w:rPr>
        <w:rFonts w:ascii="Arial" w:hAnsi="Arial"/>
        <w:color w:val="F2F2F2"/>
        <w:sz w:val="22"/>
      </w:rPr>
      <w:tcPr>
        <w:tcBorders/>
        <w:shd w:val="clear" w:color="auto" w:fill="F4B285"/>
      </w:tcPr>
    </w:tblStylePr>
    <w:tblStylePr w:type="lastRow">
      <w:rPr>
        <w:rFonts w:ascii="Arial" w:hAnsi="Arial"/>
        <w:color w:val="F2F2F2"/>
        <w:sz w:val="22"/>
      </w:rPr>
      <w:tcPr>
        <w:shd w:val="clear" w:color="auto" w:fill="F4B28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0">
    <w:name w:val="Lined - Accent 3"/>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EDEDED"/>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EDEDED"/>
      </w:tcPr>
    </w:tblStylePr>
    <w:tblStylePr w:type="firstCol">
      <w:rPr>
        <w:rFonts w:ascii="Arial" w:hAnsi="Arial"/>
        <w:color w:val="F2F2F2"/>
        <w:sz w:val="22"/>
      </w:rPr>
      <w:tcPr>
        <w:tcBorders/>
        <w:shd w:val="clear" w:color="auto" w:fill="A5A5A5"/>
      </w:tcPr>
    </w:tblStylePr>
    <w:tblStylePr w:type="lastCol">
      <w:rPr>
        <w:rFonts w:ascii="Arial" w:hAnsi="Arial"/>
        <w:color w:val="F2F2F2"/>
        <w:sz w:val="22"/>
      </w:rPr>
      <w:tcPr>
        <w:tcBorders/>
        <w:shd w:val="clear" w:color="auto" w:fill="A5A5A5"/>
      </w:tcPr>
    </w:tblStylePr>
    <w:tblStylePr w:type="firstRow">
      <w:rPr>
        <w:rFonts w:ascii="Arial" w:hAnsi="Arial"/>
        <w:color w:val="F2F2F2"/>
        <w:sz w:val="22"/>
      </w:rPr>
      <w:tcPr>
        <w:tcBorders/>
        <w:shd w:val="clear" w:color="auto" w:fill="A5A5A5"/>
      </w:tcPr>
    </w:tblStylePr>
    <w:tblStylePr w:type="lastRow">
      <w:rPr>
        <w:rFonts w:ascii="Arial" w:hAnsi="Arial"/>
        <w:color w:val="F2F2F2"/>
        <w:sz w:val="22"/>
      </w:rPr>
      <w:tcPr>
        <w:shd w:val="clear" w:color="auto" w:fill="A5A5A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1">
    <w:name w:val="Lined - Accent 4"/>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FF2CB"/>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FF2CB"/>
      </w:tcPr>
    </w:tblStylePr>
    <w:tblStylePr w:type="firstCol">
      <w:rPr>
        <w:rFonts w:ascii="Arial" w:hAnsi="Arial"/>
        <w:color w:val="F2F2F2"/>
        <w:sz w:val="22"/>
      </w:rPr>
      <w:tcPr>
        <w:tcBorders/>
        <w:shd w:val="clear" w:color="auto" w:fill="FFD965"/>
      </w:tcPr>
    </w:tblStylePr>
    <w:tblStylePr w:type="lastCol">
      <w:rPr>
        <w:rFonts w:ascii="Arial" w:hAnsi="Arial"/>
        <w:color w:val="F2F2F2"/>
        <w:sz w:val="22"/>
      </w:rPr>
      <w:tcPr>
        <w:tcBorders/>
        <w:shd w:val="clear" w:color="auto" w:fill="FFD965"/>
      </w:tcPr>
    </w:tblStylePr>
    <w:tblStylePr w:type="firstRow">
      <w:rPr>
        <w:rFonts w:ascii="Arial" w:hAnsi="Arial"/>
        <w:color w:val="F2F2F2"/>
        <w:sz w:val="22"/>
      </w:rPr>
      <w:tcPr>
        <w:tcBorders/>
        <w:shd w:val="clear" w:color="auto" w:fill="FFD965"/>
      </w:tcPr>
    </w:tblStylePr>
    <w:tblStylePr w:type="lastRow">
      <w:rPr>
        <w:rFonts w:ascii="Arial" w:hAnsi="Arial"/>
        <w:color w:val="F2F2F2"/>
        <w:sz w:val="22"/>
      </w:rPr>
      <w:tcPr>
        <w:shd w:val="clear" w:color="auto" w:fill="FFD96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2">
    <w:name w:val="Lined - Accent 5"/>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D9E2F3"/>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D9E2F3"/>
      </w:tcPr>
    </w:tblStylePr>
    <w:tblStylePr w:type="firstCol">
      <w:rPr>
        <w:rFonts w:ascii="Arial" w:hAnsi="Arial"/>
        <w:color w:val="F2F2F2"/>
        <w:sz w:val="22"/>
      </w:rPr>
      <w:tcPr>
        <w:tcBorders/>
        <w:shd w:val="clear" w:color="auto" w:fill="4472C4"/>
      </w:tcPr>
    </w:tblStylePr>
    <w:tblStylePr w:type="lastCol">
      <w:rPr>
        <w:rFonts w:ascii="Arial" w:hAnsi="Arial"/>
        <w:color w:val="F2F2F2"/>
        <w:sz w:val="22"/>
      </w:rPr>
      <w:tcPr>
        <w:tcBorders/>
        <w:shd w:val="clear" w:color="auto" w:fill="4472C4"/>
      </w:tcPr>
    </w:tblStylePr>
    <w:tblStylePr w:type="firstRow">
      <w:rPr>
        <w:rFonts w:ascii="Arial" w:hAnsi="Arial"/>
        <w:color w:val="F2F2F2"/>
        <w:sz w:val="22"/>
      </w:rPr>
      <w:tcPr>
        <w:tcBorders/>
        <w:shd w:val="clear" w:color="auto" w:fill="4472C4"/>
      </w:tcPr>
    </w:tblStylePr>
    <w:tblStylePr w:type="lastRow">
      <w:rPr>
        <w:rFonts w:ascii="Arial" w:hAnsi="Arial"/>
        <w:color w:val="F2F2F2"/>
        <w:sz w:val="22"/>
      </w:rPr>
      <w:tcPr>
        <w:shd w:val="clear" w:color="auto" w:fill="4472C4"/>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3">
    <w:name w:val="Lined - Accent 6"/>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E2EFD9"/>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E2EFD9"/>
      </w:tcPr>
    </w:tblStylePr>
    <w:tblStylePr w:type="firstCol">
      <w:rPr>
        <w:rFonts w:ascii="Arial" w:hAnsi="Arial"/>
        <w:color w:val="F2F2F2"/>
        <w:sz w:val="22"/>
      </w:rPr>
      <w:tcPr>
        <w:tcBorders/>
        <w:shd w:val="clear" w:color="auto" w:fill="70AD47"/>
      </w:tcPr>
    </w:tblStylePr>
    <w:tblStylePr w:type="lastCol">
      <w:rPr>
        <w:rFonts w:ascii="Arial" w:hAnsi="Arial"/>
        <w:color w:val="F2F2F2"/>
        <w:sz w:val="22"/>
      </w:rPr>
      <w:tcPr>
        <w:tcBorders/>
        <w:shd w:val="clear" w:color="auto" w:fill="70AD47"/>
      </w:tcPr>
    </w:tblStylePr>
    <w:tblStylePr w:type="firstRow">
      <w:rPr>
        <w:rFonts w:ascii="Arial" w:hAnsi="Arial"/>
        <w:color w:val="F2F2F2"/>
        <w:sz w:val="22"/>
      </w:rPr>
      <w:tcPr>
        <w:tcBorders/>
        <w:shd w:val="clear" w:color="auto" w:fill="70AD47"/>
      </w:tcPr>
    </w:tblStylePr>
    <w:tblStylePr w:type="lastRow">
      <w:rPr>
        <w:rFonts w:ascii="Arial" w:hAnsi="Arial"/>
        <w:color w:val="F2F2F2"/>
        <w:sz w:val="22"/>
      </w:rPr>
      <w:tcPr>
        <w:shd w:val="clear" w:color="auto" w:fill="70AD47"/>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4">
    <w:name w:val="Bordered &amp; Lined - Accent"/>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2F2F2"/>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2F2F2"/>
      </w:tcPr>
    </w:tblStylePr>
    <w:tblStylePr w:type="firstCol">
      <w:rPr>
        <w:rFonts w:ascii="Arial" w:hAnsi="Arial"/>
        <w:color w:val="F2F2F2"/>
        <w:sz w:val="22"/>
      </w:rPr>
      <w:tcPr>
        <w:tcBorders/>
        <w:shd w:val="clear" w:color="auto" w:fill="7F7F7F"/>
      </w:tcPr>
    </w:tblStylePr>
    <w:tblStylePr w:type="lastCol">
      <w:rPr>
        <w:rFonts w:ascii="Arial" w:hAnsi="Arial"/>
        <w:color w:val="F2F2F2"/>
        <w:sz w:val="22"/>
      </w:rPr>
      <w:tcPr>
        <w:tcBorders/>
        <w:shd w:val="clear" w:color="auto" w:fill="7F7F7F"/>
      </w:tcPr>
    </w:tblStylePr>
    <w:tblStylePr w:type="firstRow">
      <w:rPr>
        <w:rFonts w:ascii="Arial" w:hAnsi="Arial"/>
        <w:color w:val="F2F2F2"/>
        <w:sz w:val="22"/>
      </w:rPr>
      <w:tcPr>
        <w:tcBorders/>
        <w:shd w:val="clear" w:color="auto" w:fill="7F7F7F"/>
      </w:tcPr>
    </w:tblStylePr>
    <w:tblStylePr w:type="lastRow">
      <w:rPr>
        <w:rFonts w:ascii="Arial" w:hAnsi="Arial"/>
        <w:color w:val="F2F2F2"/>
        <w:sz w:val="22"/>
      </w:rPr>
      <w:tcPr>
        <w:shd w:val="clear" w:color="auto" w:fill="7F7F7F"/>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5">
    <w:name w:val="Bordered &amp; Lined - Accent 1"/>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CCE0F2"/>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CCE0F2"/>
      </w:tcPr>
    </w:tblStylePr>
    <w:tblStylePr w:type="firstCol">
      <w:rPr>
        <w:rFonts w:ascii="Arial" w:hAnsi="Arial"/>
        <w:color w:val="F2F2F2"/>
        <w:sz w:val="22"/>
      </w:rPr>
      <w:tcPr>
        <w:tcBorders/>
        <w:shd w:val="clear" w:color="auto" w:fill="69A3D8"/>
      </w:tcPr>
    </w:tblStylePr>
    <w:tblStylePr w:type="lastCol">
      <w:rPr>
        <w:rFonts w:ascii="Arial" w:hAnsi="Arial"/>
        <w:color w:val="F2F2F2"/>
        <w:sz w:val="22"/>
      </w:rPr>
      <w:tcPr>
        <w:tcBorders/>
        <w:shd w:val="clear" w:color="auto" w:fill="69A3D8"/>
      </w:tcPr>
    </w:tblStylePr>
    <w:tblStylePr w:type="firstRow">
      <w:rPr>
        <w:rFonts w:ascii="Arial" w:hAnsi="Arial"/>
        <w:color w:val="F2F2F2"/>
        <w:sz w:val="22"/>
      </w:rPr>
      <w:tcPr>
        <w:tcBorders/>
        <w:shd w:val="clear" w:color="auto" w:fill="69A3D8"/>
      </w:tcPr>
    </w:tblStylePr>
    <w:tblStylePr w:type="lastRow">
      <w:rPr>
        <w:rFonts w:ascii="Arial" w:hAnsi="Arial"/>
        <w:color w:val="F2F2F2"/>
        <w:sz w:val="22"/>
      </w:rPr>
      <w:tcPr>
        <w:shd w:val="clear" w:color="auto" w:fill="69A3D8"/>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6">
    <w:name w:val="Bordered &amp; Lined - Accent 2"/>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BE6D7"/>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BE6D7"/>
      </w:tcPr>
    </w:tblStylePr>
    <w:tblStylePr w:type="firstCol">
      <w:rPr>
        <w:rFonts w:ascii="Arial" w:hAnsi="Arial"/>
        <w:color w:val="F2F2F2"/>
        <w:sz w:val="22"/>
      </w:rPr>
      <w:tcPr>
        <w:tcBorders/>
        <w:shd w:val="clear" w:color="auto" w:fill="F4B285"/>
      </w:tcPr>
    </w:tblStylePr>
    <w:tblStylePr w:type="lastCol">
      <w:rPr>
        <w:rFonts w:ascii="Arial" w:hAnsi="Arial"/>
        <w:color w:val="F2F2F2"/>
        <w:sz w:val="22"/>
      </w:rPr>
      <w:tcPr>
        <w:tcBorders/>
        <w:shd w:val="clear" w:color="auto" w:fill="F4B285"/>
      </w:tcPr>
    </w:tblStylePr>
    <w:tblStylePr w:type="firstRow">
      <w:rPr>
        <w:rFonts w:ascii="Arial" w:hAnsi="Arial"/>
        <w:color w:val="F2F2F2"/>
        <w:sz w:val="22"/>
      </w:rPr>
      <w:tcPr>
        <w:tcBorders/>
        <w:shd w:val="clear" w:color="auto" w:fill="F4B285"/>
      </w:tcPr>
    </w:tblStylePr>
    <w:tblStylePr w:type="lastRow">
      <w:rPr>
        <w:rFonts w:ascii="Arial" w:hAnsi="Arial"/>
        <w:color w:val="F2F2F2"/>
        <w:sz w:val="22"/>
      </w:rPr>
      <w:tcPr>
        <w:shd w:val="clear" w:color="auto" w:fill="F4B28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7">
    <w:name w:val="Bordered &amp; Lined - Accent 3"/>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EDEDED"/>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EDEDED"/>
      </w:tcPr>
    </w:tblStylePr>
    <w:tblStylePr w:type="firstCol">
      <w:rPr>
        <w:rFonts w:ascii="Arial" w:hAnsi="Arial"/>
        <w:color w:val="F2F2F2"/>
        <w:sz w:val="22"/>
      </w:rPr>
      <w:tcPr>
        <w:tcBorders/>
        <w:shd w:val="clear" w:color="auto" w:fill="A5A5A5"/>
      </w:tcPr>
    </w:tblStylePr>
    <w:tblStylePr w:type="lastCol">
      <w:rPr>
        <w:rFonts w:ascii="Arial" w:hAnsi="Arial"/>
        <w:color w:val="F2F2F2"/>
        <w:sz w:val="22"/>
      </w:rPr>
      <w:tcPr>
        <w:tcBorders/>
        <w:shd w:val="clear" w:color="auto" w:fill="A5A5A5"/>
      </w:tcPr>
    </w:tblStylePr>
    <w:tblStylePr w:type="firstRow">
      <w:rPr>
        <w:rFonts w:ascii="Arial" w:hAnsi="Arial"/>
        <w:color w:val="F2F2F2"/>
        <w:sz w:val="22"/>
      </w:rPr>
      <w:tcPr>
        <w:tcBorders/>
        <w:shd w:val="clear" w:color="auto" w:fill="A5A5A5"/>
      </w:tcPr>
    </w:tblStylePr>
    <w:tblStylePr w:type="lastRow">
      <w:rPr>
        <w:rFonts w:ascii="Arial" w:hAnsi="Arial"/>
        <w:color w:val="F2F2F2"/>
        <w:sz w:val="22"/>
      </w:rPr>
      <w:tcPr>
        <w:shd w:val="clear" w:color="auto" w:fill="A5A5A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8">
    <w:name w:val="Bordered &amp; Lined - Accent 4"/>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FFF2CB"/>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FFF2CB"/>
      </w:tcPr>
    </w:tblStylePr>
    <w:tblStylePr w:type="firstCol">
      <w:rPr>
        <w:rFonts w:ascii="Arial" w:hAnsi="Arial"/>
        <w:color w:val="F2F2F2"/>
        <w:sz w:val="22"/>
      </w:rPr>
      <w:tcPr>
        <w:tcBorders/>
        <w:shd w:val="clear" w:color="auto" w:fill="FFD965"/>
      </w:tcPr>
    </w:tblStylePr>
    <w:tblStylePr w:type="lastCol">
      <w:rPr>
        <w:rFonts w:ascii="Arial" w:hAnsi="Arial"/>
        <w:color w:val="F2F2F2"/>
        <w:sz w:val="22"/>
      </w:rPr>
      <w:tcPr>
        <w:tcBorders/>
        <w:shd w:val="clear" w:color="auto" w:fill="FFD965"/>
      </w:tcPr>
    </w:tblStylePr>
    <w:tblStylePr w:type="firstRow">
      <w:rPr>
        <w:rFonts w:ascii="Arial" w:hAnsi="Arial"/>
        <w:color w:val="F2F2F2"/>
        <w:sz w:val="22"/>
      </w:rPr>
      <w:tcPr>
        <w:tcBorders/>
        <w:shd w:val="clear" w:color="auto" w:fill="FFD965"/>
      </w:tcPr>
    </w:tblStylePr>
    <w:tblStylePr w:type="lastRow">
      <w:rPr>
        <w:rFonts w:ascii="Arial" w:hAnsi="Arial"/>
        <w:color w:val="F2F2F2"/>
        <w:sz w:val="22"/>
      </w:rPr>
      <w:tcPr>
        <w:shd w:val="clear" w:color="auto" w:fill="FFD965"/>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29">
    <w:name w:val="Bordered &amp; Lined - Accent 5"/>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D9E2F3"/>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D9E2F3"/>
      </w:tcPr>
    </w:tblStylePr>
    <w:tblStylePr w:type="firstCol">
      <w:rPr>
        <w:rFonts w:ascii="Arial" w:hAnsi="Arial"/>
        <w:color w:val="F2F2F2"/>
        <w:sz w:val="22"/>
      </w:rPr>
      <w:tcPr>
        <w:tcBorders/>
        <w:shd w:val="clear" w:color="auto" w:fill="4472C4"/>
      </w:tcPr>
    </w:tblStylePr>
    <w:tblStylePr w:type="lastCol">
      <w:rPr>
        <w:rFonts w:ascii="Arial" w:hAnsi="Arial"/>
        <w:color w:val="F2F2F2"/>
        <w:sz w:val="22"/>
      </w:rPr>
      <w:tcPr>
        <w:tcBorders/>
        <w:shd w:val="clear" w:color="auto" w:fill="4472C4"/>
      </w:tcPr>
    </w:tblStylePr>
    <w:tblStylePr w:type="firstRow">
      <w:rPr>
        <w:rFonts w:ascii="Arial" w:hAnsi="Arial"/>
        <w:color w:val="F2F2F2"/>
        <w:sz w:val="22"/>
      </w:rPr>
      <w:tcPr>
        <w:tcBorders/>
        <w:shd w:val="clear" w:color="auto" w:fill="4472C4"/>
      </w:tcPr>
    </w:tblStylePr>
    <w:tblStylePr w:type="lastRow">
      <w:rPr>
        <w:rFonts w:ascii="Arial" w:hAnsi="Arial"/>
        <w:color w:val="F2F2F2"/>
        <w:sz w:val="22"/>
      </w:rPr>
      <w:tcPr>
        <w:shd w:val="clear" w:color="auto" w:fill="4472C4"/>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0">
    <w:name w:val="Bordered &amp; Lined - Accent 6"/>
    <w:basedOn w:val="877"/>
    <w:uiPriority w:val="99"/>
    <w:pPr>
      <w:pBdr/>
      <w:spacing w:after="0" w:line="240" w:lineRule="auto"/>
    </w:pPr>
    <w:rPr>
      <w:color w:val="404040"/>
    </w:rPr>
    <w:tblPr>
      <w:tblStyleRowBandSize w:val="1"/>
      <w:tblBorders/>
    </w:tblPr>
    <w:tblStylePr w:type="band1Vert">
      <w:rPr>
        <w:rFonts w:ascii="Arial" w:hAnsi="Arial"/>
        <w:color w:val="404040"/>
        <w:sz w:val="22"/>
      </w:rPr>
      <w:tcPr>
        <w:tcBorders/>
      </w:tcPr>
    </w:tblStylePr>
    <w:tblStylePr w:type="band2Vert">
      <w:rPr>
        <w:rFonts w:ascii="Arial" w:hAnsi="Arial"/>
        <w:color w:val="404040"/>
        <w:sz w:val="22"/>
      </w:rPr>
      <w:tcPr>
        <w:tcBorders/>
        <w:shd w:val="clear" w:color="auto" w:fill="E2EFD9"/>
      </w:tcPr>
    </w:tblStylePr>
    <w:tblStylePr w:type="band1Horz">
      <w:rPr>
        <w:rFonts w:ascii="Arial" w:hAnsi="Arial"/>
        <w:color w:val="404040"/>
        <w:sz w:val="22"/>
      </w:rPr>
      <w:tcPr>
        <w:tcBorders/>
      </w:tcPr>
    </w:tblStylePr>
    <w:tblStylePr w:type="band2Horz">
      <w:rPr>
        <w:rFonts w:ascii="Arial" w:hAnsi="Arial"/>
        <w:color w:val="404040"/>
        <w:sz w:val="22"/>
      </w:rPr>
      <w:tcPr>
        <w:tcBorders/>
        <w:shd w:val="clear" w:color="auto" w:fill="E2EFD9"/>
      </w:tcPr>
    </w:tblStylePr>
    <w:tblStylePr w:type="firstCol">
      <w:rPr>
        <w:rFonts w:ascii="Arial" w:hAnsi="Arial"/>
        <w:color w:val="F2F2F2"/>
        <w:sz w:val="22"/>
      </w:rPr>
      <w:tcPr>
        <w:tcBorders/>
        <w:shd w:val="clear" w:color="auto" w:fill="70AD47"/>
      </w:tcPr>
    </w:tblStylePr>
    <w:tblStylePr w:type="lastCol">
      <w:rPr>
        <w:rFonts w:ascii="Arial" w:hAnsi="Arial"/>
        <w:color w:val="F2F2F2"/>
        <w:sz w:val="22"/>
      </w:rPr>
      <w:tcPr>
        <w:tcBorders/>
        <w:shd w:val="clear" w:color="auto" w:fill="70AD47"/>
      </w:tcPr>
    </w:tblStylePr>
    <w:tblStylePr w:type="firstRow">
      <w:rPr>
        <w:rFonts w:ascii="Arial" w:hAnsi="Arial"/>
        <w:color w:val="F2F2F2"/>
        <w:sz w:val="22"/>
      </w:rPr>
      <w:tcPr>
        <w:tcBorders/>
        <w:shd w:val="clear" w:color="auto" w:fill="70AD47"/>
      </w:tcPr>
    </w:tblStylePr>
    <w:tblStylePr w:type="lastRow">
      <w:rPr>
        <w:rFonts w:ascii="Arial" w:hAnsi="Arial"/>
        <w:color w:val="F2F2F2"/>
        <w:sz w:val="22"/>
      </w:rPr>
      <w:tcPr>
        <w:shd w:val="clear" w:color="auto" w:fill="70AD47"/>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1">
    <w:name w:val="Bordered"/>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2">
    <w:name w:val="Bordered - Accent 1"/>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3">
    <w:name w:val="Bordered - Accent 2"/>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4">
    <w:name w:val="Bordered - Accent 3"/>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5">
    <w:name w:val="Bordered - Accent 4"/>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6">
    <w:name w:val="Bordered - Accent 5"/>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137">
    <w:name w:val="Bordered - Accent 6"/>
    <w:basedOn w:val="877"/>
    <w:uiPriority w:val="99"/>
    <w:pPr>
      <w:pBdr/>
      <w:spacing w:after="0" w:line="240" w:lineRule="auto"/>
    </w:pPr>
    <w:tblPr>
      <w:tblStyleRowBandSize w:val="1"/>
      <w:tblBorders/>
    </w:tblPr>
    <w:tblStylePr w:type="band1Vert">
      <w:tcPr>
        <w:tcBorders/>
      </w:tcPr>
    </w:tblStylePr>
    <w:tblStylePr w:type="band2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tblStylePr w:type="band2Horz">
      <w:tcPr>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character" w:styleId="150">
    <w:name w:val="Heading 1 Char"/>
    <w:basedOn w:val="835"/>
    <w:link w:val="837"/>
    <w:uiPriority w:val="9"/>
    <w:rPr>
      <w:rFonts w:ascii="Arial" w:hAnsi="Arial" w:eastAsia="Arial" w:cs="Arial"/>
      <w:color w:val="2E75B5"/>
      <w:sz w:val="40"/>
      <w:szCs w:val="40"/>
    </w:rPr>
  </w:style>
  <w:style w:type="character" w:styleId="151">
    <w:name w:val="Heading 2 Char"/>
    <w:basedOn w:val="835"/>
    <w:link w:val="838"/>
    <w:uiPriority w:val="9"/>
    <w:rPr>
      <w:rFonts w:ascii="Arial" w:hAnsi="Arial" w:eastAsia="Arial" w:cs="Arial"/>
      <w:color w:val="2E75B5"/>
      <w:sz w:val="32"/>
      <w:szCs w:val="32"/>
    </w:rPr>
  </w:style>
  <w:style w:type="character" w:styleId="152">
    <w:name w:val="Heading 3 Char"/>
    <w:basedOn w:val="835"/>
    <w:link w:val="839"/>
    <w:uiPriority w:val="9"/>
    <w:rPr>
      <w:rFonts w:ascii="Arial" w:hAnsi="Arial" w:eastAsia="Arial" w:cs="Arial"/>
      <w:color w:val="2E75B5"/>
      <w:sz w:val="28"/>
      <w:szCs w:val="28"/>
    </w:rPr>
  </w:style>
  <w:style w:type="character" w:styleId="153">
    <w:name w:val="Heading 4 Char"/>
    <w:basedOn w:val="835"/>
    <w:link w:val="840"/>
    <w:uiPriority w:val="9"/>
    <w:rPr>
      <w:rFonts w:ascii="Arial" w:hAnsi="Arial" w:eastAsia="Arial" w:cs="Arial"/>
      <w:i/>
      <w:iCs/>
      <w:color w:val="2E75B5"/>
    </w:rPr>
  </w:style>
  <w:style w:type="character" w:styleId="154">
    <w:name w:val="Heading 5 Char"/>
    <w:basedOn w:val="835"/>
    <w:link w:val="841"/>
    <w:uiPriority w:val="9"/>
    <w:rPr>
      <w:rFonts w:ascii="Arial" w:hAnsi="Arial" w:eastAsia="Arial" w:cs="Arial"/>
      <w:color w:val="2E75B5"/>
    </w:rPr>
  </w:style>
  <w:style w:type="character" w:styleId="155">
    <w:name w:val="Heading 6 Char"/>
    <w:basedOn w:val="835"/>
    <w:link w:val="842"/>
    <w:uiPriority w:val="9"/>
    <w:rPr>
      <w:rFonts w:ascii="Arial" w:hAnsi="Arial" w:eastAsia="Arial" w:cs="Arial"/>
      <w:i/>
      <w:iCs/>
      <w:color w:val="595959"/>
    </w:rPr>
  </w:style>
  <w:style w:type="character" w:styleId="156">
    <w:name w:val="Heading 7 Char"/>
    <w:basedOn w:val="835"/>
    <w:link w:val="843"/>
    <w:uiPriority w:val="9"/>
    <w:rPr>
      <w:rFonts w:ascii="Arial" w:hAnsi="Arial" w:eastAsia="Arial" w:cs="Arial"/>
      <w:color w:val="595959"/>
    </w:rPr>
  </w:style>
  <w:style w:type="character" w:styleId="157">
    <w:name w:val="Heading 8 Char"/>
    <w:basedOn w:val="835"/>
    <w:link w:val="844"/>
    <w:uiPriority w:val="9"/>
    <w:rPr>
      <w:rFonts w:ascii="Arial" w:hAnsi="Arial" w:eastAsia="Arial" w:cs="Arial"/>
      <w:i/>
      <w:iCs/>
      <w:color w:val="272727"/>
    </w:rPr>
  </w:style>
  <w:style w:type="character" w:styleId="158">
    <w:name w:val="Heading 9 Char"/>
    <w:basedOn w:val="835"/>
    <w:link w:val="845"/>
    <w:uiPriority w:val="9"/>
    <w:rPr>
      <w:rFonts w:ascii="Arial" w:hAnsi="Arial" w:eastAsia="Arial" w:cs="Arial"/>
      <w:i/>
      <w:iCs/>
      <w:color w:val="272727"/>
    </w:rPr>
  </w:style>
  <w:style w:type="character" w:styleId="160">
    <w:name w:val="Title Char"/>
    <w:basedOn w:val="835"/>
    <w:link w:val="846"/>
    <w:uiPriority w:val="10"/>
    <w:rPr>
      <w:rFonts w:ascii="Arial" w:hAnsi="Arial" w:eastAsia="Arial" w:cs="Arial"/>
      <w:spacing w:val="-10"/>
      <w:sz w:val="56"/>
      <w:szCs w:val="56"/>
    </w:rPr>
  </w:style>
  <w:style w:type="character" w:styleId="162">
    <w:name w:val="Subtitle Char"/>
    <w:basedOn w:val="835"/>
    <w:link w:val="847"/>
    <w:uiPriority w:val="11"/>
    <w:rPr>
      <w:color w:val="595959"/>
      <w:spacing w:val="15"/>
      <w:sz w:val="28"/>
      <w:szCs w:val="28"/>
    </w:rPr>
  </w:style>
  <w:style w:type="character" w:styleId="164">
    <w:name w:val="Quote Char"/>
    <w:basedOn w:val="835"/>
    <w:link w:val="852"/>
    <w:uiPriority w:val="29"/>
    <w:rPr>
      <w:i/>
      <w:iCs/>
      <w:color w:val="404040"/>
    </w:rPr>
  </w:style>
  <w:style w:type="character" w:styleId="168">
    <w:name w:val="Intense Quote Char"/>
    <w:basedOn w:val="835"/>
    <w:link w:val="853"/>
    <w:uiPriority w:val="30"/>
    <w:rPr>
      <w:i/>
      <w:iCs/>
      <w:color w:val="2E75B5"/>
    </w:rPr>
  </w:style>
  <w:style w:type="character" w:styleId="177">
    <w:name w:val="Header Char"/>
    <w:basedOn w:val="835"/>
    <w:link w:val="860"/>
    <w:uiPriority w:val="99"/>
  </w:style>
  <w:style w:type="character" w:styleId="179">
    <w:name w:val="Footer Char"/>
    <w:basedOn w:val="835"/>
    <w:link w:val="861"/>
    <w:uiPriority w:val="99"/>
  </w:style>
  <w:style w:type="character" w:styleId="182">
    <w:name w:val="Footnote Text Char"/>
    <w:basedOn w:val="835"/>
    <w:link w:val="862"/>
    <w:uiPriority w:val="99"/>
    <w:semiHidden/>
    <w:unhideWhenUsed/>
    <w:rPr>
      <w:sz w:val="20"/>
      <w:szCs w:val="20"/>
    </w:rPr>
  </w:style>
  <w:style w:type="character" w:styleId="185">
    <w:name w:val="Endnote Text Char"/>
    <w:basedOn w:val="835"/>
    <w:link w:val="864"/>
    <w:uiPriority w:val="99"/>
    <w:semiHidden/>
    <w:unhideWhenUsed/>
    <w:rPr>
      <w:sz w:val="20"/>
      <w:szCs w:val="20"/>
    </w:rPr>
  </w:style>
  <w:style w:type="character" w:styleId="188">
    <w:name w:val="FollowedHyperlink"/>
    <w:basedOn w:val="835"/>
    <w:uiPriority w:val="99"/>
    <w:semiHidden/>
    <w:unhideWhenUsed/>
    <w:rPr>
      <w:color w:val="954F72"/>
      <w:u w:val="single"/>
    </w:rPr>
  </w:style>
  <w:style w:type="character" w:styleId="198">
    <w:name w:val="Placeholder Text"/>
    <w:basedOn w:val="835"/>
    <w:uiPriority w:val="99"/>
    <w:semiHidden/>
    <w:unhideWhenUsed/>
    <w:rPr>
      <w:color w:val="666666"/>
    </w:rPr>
  </w:style>
  <w:style w:type="paragraph" w:styleId="209">
    <w:name w:val="table of figures"/>
    <w:basedOn w:val="Normal"/>
    <w:next w:val="Normal"/>
    <w:uiPriority w:val="99"/>
    <w:pPr>
      <w:pBdr/>
      <w:spacing w:after="0" w:afterAutospacing="0"/>
    </w:pPr>
  </w:style>
  <w:style w:type="paragraph" w:styleId="Normal" w:default="1">
    <w:name w:val="Normal"/>
    <w:qFormat/>
    <w:pPr>
      <w:pBdr/>
    </w:pPr>
  </w:style>
  <w:style w:type="paragraph" w:styleId="809">
    <w:name w:val="heading 1"/>
    <w:basedOn w:val="Normal"/>
    <w:next w:val="Normal"/>
    <w:link w:val="817"/>
    <w:uiPriority w:val="9"/>
    <w:qFormat/>
    <w:pPr>
      <w:pBdr/>
      <w:ind w:firstLine="0"/>
      <w:outlineLvl w:val="0"/>
    </w:pPr>
    <w:rPr>
      <w:rFonts w:eastAsia="Times New Roman"/>
      <w:b/>
      <w:bCs/>
      <w:color w:val="000000"/>
      <w:sz w:val="28"/>
    </w:rPr>
  </w:style>
  <w:style w:type="paragraph" w:styleId="810">
    <w:name w:val="heading 2"/>
    <w:basedOn w:val="809"/>
    <w:next w:val="Normal"/>
    <w:link w:val="818"/>
    <w:uiPriority w:val="9"/>
    <w:qFormat/>
    <w:pPr>
      <w:pBdr/>
      <w:outlineLvl w:val="1"/>
    </w:pPr>
  </w:style>
  <w:style w:type="paragraph" w:styleId="811">
    <w:name w:val="heading 3"/>
    <w:basedOn w:val="Normal"/>
    <w:next w:val="Normal"/>
    <w:link w:val="819"/>
    <w:uiPriority w:val="9"/>
    <w:qFormat/>
    <w:pPr>
      <w:pBdr/>
      <w:ind w:firstLine="0"/>
      <w:outlineLvl w:val="2"/>
    </w:pPr>
    <w:rPr>
      <w:rFonts w:eastAsia="Times New Roman"/>
      <w:b/>
      <w:bCs/>
      <w:color w:val="000000"/>
    </w:rPr>
  </w:style>
  <w:style w:type="paragraph" w:styleId="812">
    <w:name w:val="heading 4"/>
    <w:basedOn w:val="Normal"/>
    <w:next w:val="Normal"/>
    <w:link w:val="821"/>
    <w:uiPriority w:val="9"/>
    <w:qFormat/>
    <w:pPr>
      <w:pBdr/>
      <w:ind w:firstLine="0"/>
      <w:outlineLvl w:val="3"/>
    </w:pPr>
    <w:rPr>
      <w:rFonts w:eastAsia="Times New Roman"/>
      <w:b/>
      <w:bCs/>
      <w:color w:val="000000"/>
    </w:rPr>
  </w:style>
  <w:style w:type="character" w:styleId="813">
    <w:name w:val="Default Paragraph Font"/>
    <w:uiPriority w:val="1"/>
    <w:semiHidden/>
    <w:unhideWhenUsed/>
  </w:style>
  <w:style w:type="table" w:styleId="814">
    <w:name w:val="Normal Table"/>
    <w:uiPriority w:val="99"/>
    <w:semiHidden/>
    <w:unhideWhenUsed/>
    <w:pPr>
      <w:pBdr/>
    </w:pPr>
    <w:tblPr>
      <w:tblBorders/>
      <w:tblCellMar>
        <w:top w:w="0" w:type="dxa"/>
        <w:left w:w="108" w:type="dxa"/>
        <w:bottom w:w="0" w:type="dxa"/>
        <w:right w:w="108" w:type="dxa"/>
      </w:tblCellMar>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numbering" w:styleId="815" w:default="1">
    <w:name w:val="No List"/>
    <w:uiPriority w:val="99"/>
    <w:semiHidden/>
    <w:unhideWhenUsed/>
    <w:pPr>
      <w:pBdr/>
    </w:pPr>
  </w:style>
  <w:style w:type="paragraph" w:styleId="816" w:customStyle="1">
    <w:name w:val="MdHeading1"/>
    <w:qFormat/>
    <w:pPr>
      <w:keepNext/>
      <w:pBdr/>
      <w:spacing w:before="480" w:after="240"/>
      <w:ind w:firstLine="0"/>
      <w:outlineLvl w:val="0"/>
    </w:pPr>
    <w:rPr>
      <w:rFonts w:eastAsia="Times New Roman"/>
      <w:b/>
      <w:bCs/>
      <w:sz w:val="36"/>
      <w:szCs w:val="36"/>
    </w:rPr>
  </w:style>
  <w:style w:type="character" w:styleId="817" w:customStyle="1">
    <w:name w:val="Título 1 Caráter"/>
    <w:basedOn w:val="813"/>
    <w:link w:val="809"/>
    <w:uiPriority w:val="9"/>
    <w:rPr>
      <w:rFonts w:eastAsia="Times New Roman"/>
      <w:b/>
      <w:bCs/>
      <w:color w:val="000000"/>
      <w:sz w:val="28"/>
    </w:rPr>
  </w:style>
  <w:style w:type="character" w:styleId="818" w:customStyle="1">
    <w:name w:val="Título 2 Caráter"/>
    <w:basedOn w:val="813"/>
    <w:link w:val="810"/>
    <w:uiPriority w:val="9"/>
    <w:rPr>
      <w:rFonts w:eastAsia="Times New Roman"/>
      <w:b/>
      <w:bCs/>
      <w:color w:val="000000"/>
      <w:sz w:val="28"/>
    </w:rPr>
  </w:style>
  <w:style w:type="character" w:styleId="819" w:customStyle="1">
    <w:name w:val="Título 3 Caráter"/>
    <w:basedOn w:val="813"/>
    <w:link w:val="811"/>
    <w:uiPriority w:val="9"/>
    <w:rPr>
      <w:rFonts w:eastAsia="Times New Roman"/>
      <w:b/>
      <w:bCs/>
      <w:color w:val="000000"/>
    </w:rPr>
  </w:style>
  <w:style w:type="paragraph" w:styleId="820">
    <w:name w:val="No Spacing"/>
    <w:uiPriority w:val="1"/>
    <w:qFormat/>
    <w:pPr>
      <w:pBdr/>
      <w:spacing w:after="0"/>
    </w:pPr>
  </w:style>
  <w:style w:type="character" w:styleId="821" w:customStyle="1">
    <w:name w:val="Título 4 Caráter"/>
    <w:basedOn w:val="813"/>
    <w:link w:val="812"/>
    <w:uiPriority w:val="9"/>
    <w:rPr>
      <w:rFonts w:eastAsia="Times New Roman"/>
      <w:b/>
      <w:bCs/>
      <w:color w:val="000000"/>
    </w:rPr>
  </w:style>
  <w:style w:type="paragraph" w:styleId="822">
    <w:name w:val="List Paragraph"/>
    <w:basedOn w:val="Normal"/>
    <w:qFormat/>
    <w:pPr>
      <w:pBdr/>
      <w:ind w:left="720"/>
      <w:contextualSpacing/>
    </w:pPr>
  </w:style>
  <w:style w:type="character" w:styleId="823">
    <w:name w:val="Hyperlink"/>
    <w:basedOn w:val="813"/>
    <w:uiPriority w:val="99"/>
    <w:rPr>
      <w:color w:val="0563C1"/>
      <w:u w:val="single"/>
    </w:rPr>
  </w:style>
  <w:style w:type="paragraph" w:styleId="824">
    <w:name w:val="TOC Heading"/>
    <w:basedOn w:val="809"/>
    <w:next w:val="Normal"/>
    <w:uiPriority w:val="39"/>
    <w:qFormat/>
    <w:pPr>
      <w:keepNext/>
      <w:keepLines/>
      <w:pBdr/>
      <w:spacing w:before="240" w:after="0" w:line="259" w:lineRule="auto"/>
      <w:outlineLvl w:val="9"/>
    </w:pPr>
    <w:rPr>
      <w:rFonts w:ascii="Calibri Light" w:hAnsi="Calibri Light"/>
      <w:b w:val="0"/>
      <w:bCs w:val="0"/>
      <w:color w:val="2E75B5"/>
      <w:sz w:val="32"/>
      <w:szCs w:val="32"/>
    </w:rPr>
  </w:style>
  <w:style w:type="paragraph" w:styleId="825">
    <w:name w:val="toc 2"/>
    <w:basedOn w:val="Normal"/>
    <w:next w:val="Normal"/>
    <w:uiPriority w:val="39"/>
    <w:pPr>
      <w:pBdr/>
      <w:spacing w:after="100" w:line="259" w:lineRule="auto"/>
      <w:ind w:left="220" w:firstLine="0"/>
    </w:pPr>
    <w:rPr>
      <w:rFonts w:ascii="Calibri" w:hAnsi="Calibri"/>
      <w:sz w:val="22"/>
      <w:szCs w:val="22"/>
    </w:rPr>
  </w:style>
  <w:style w:type="paragraph" w:styleId="826">
    <w:name w:val="toc 1"/>
    <w:basedOn w:val="Normal"/>
    <w:next w:val="Normal"/>
    <w:uiPriority w:val="39"/>
    <w:pPr>
      <w:pBdr/>
      <w:tabs>
        <w:tab w:val="right" w:leader="dot" w:pos="9061"/>
      </w:tabs>
      <w:spacing w:after="100" w:line="259" w:lineRule="auto"/>
      <w:ind w:firstLine="0"/>
    </w:pPr>
    <w:rPr>
      <w:rFonts w:eastAsia="Times New Roman"/>
      <w:b/>
      <w:bCs/>
      <w:sz w:val="22"/>
      <w:szCs w:val="22"/>
    </w:rPr>
  </w:style>
  <w:style w:type="paragraph" w:styleId="827">
    <w:name w:val="toc 3"/>
    <w:basedOn w:val="Normal"/>
    <w:next w:val="Normal"/>
    <w:uiPriority w:val="39"/>
    <w:pPr>
      <w:pBdr/>
      <w:spacing w:after="100" w:line="259" w:lineRule="auto"/>
      <w:ind w:left="440" w:firstLine="0"/>
    </w:pPr>
    <w:rPr>
      <w:rFonts w:ascii="Calibri" w:hAnsi="Calibri"/>
      <w:sz w:val="22"/>
      <w:szCs w:val="22"/>
    </w:rPr>
  </w:style>
  <w:style w:type="paragraph" w:styleId="828">
    <w:name w:val="Revision"/>
    <w:uiPriority w:val="99"/>
    <w:semiHidden/>
    <w:unhideWhenUsed/>
    <w:pPr>
      <w:pBdr/>
      <w:spacing w:after="0"/>
      <w:ind w:firstLine="0"/>
    </w:pPr>
  </w:style>
  <w:style w:type="paragraph" w:styleId="829">
    <w:name w:val="Normal (Web)"/>
    <w:basedOn w:val="Normal"/>
    <w:uiPriority w:val="99"/>
    <w:semiHidden/>
    <w:unhideWhenUsed/>
    <w:pPr>
      <w:pBdr/>
      <w:spacing w:before="100" w:beforeAutospacing="1" w:after="100" w:afterAutospacing="1"/>
      <w:ind w:firstLine="0"/>
    </w:pPr>
    <w:rPr>
      <w:rFonts w:eastAsia="Times New Roman"/>
    </w:rPr>
  </w:style>
  <w:style w:type="paragraph" w:styleId="830">
    <w:name w:val="header"/>
    <w:basedOn w:val="Normal"/>
    <w:link w:val="831"/>
    <w:uiPriority w:val="99"/>
    <w:pPr>
      <w:pBdr/>
      <w:tabs>
        <w:tab w:val="center" w:pos="4252"/>
        <w:tab w:val="right" w:pos="8504"/>
      </w:tabs>
      <w:spacing w:after="0"/>
    </w:pPr>
  </w:style>
  <w:style w:type="character" w:styleId="831" w:customStyle="1">
    <w:name w:val="Cabeçalho Caráter"/>
    <w:basedOn w:val="813"/>
    <w:link w:val="830"/>
    <w:uiPriority w:val="99"/>
  </w:style>
  <w:style w:type="paragraph" w:styleId="832">
    <w:name w:val="footer"/>
    <w:basedOn w:val="Normal"/>
    <w:link w:val="833"/>
    <w:uiPriority w:val="99"/>
    <w:pPr>
      <w:pBdr/>
      <w:tabs>
        <w:tab w:val="center" w:pos="4252"/>
        <w:tab w:val="right" w:pos="8504"/>
      </w:tabs>
      <w:spacing w:after="0"/>
    </w:pPr>
  </w:style>
  <w:style w:type="character" w:styleId="833" w:customStyle="1">
    <w:name w:val="Rodapé Caráter"/>
    <w:basedOn w:val="813"/>
    <w:link w:val="832"/>
    <w:uiPriority w:val="99"/>
  </w:style>
  <w:style w:type="table" w:styleId="834">
    <w:name w:val="Grid Table 4 Accent 3"/>
    <w:basedOn w:val="814"/>
    <w:uiPriority w:val="49"/>
    <w:pPr>
      <w:pBdr/>
      <w:spacing w:after="0"/>
    </w:pPr>
    <w:tblPr>
      <w:tblStyleRowBandSize w:val="1"/>
      <w:tblBorders/>
    </w:tblPr>
    <w:tblStylePr w:type="band1Vert">
      <w:tcPr>
        <w:tcBorders/>
        <w:shd w:val="clear" w:color="auto" w:fill="EDEDED"/>
      </w:tcPr>
    </w:tblStylePr>
    <w:tblStylePr w:type="band2Vert">
      <w:tcPr>
        <w:tcBorders/>
      </w:tcPr>
    </w:tblStylePr>
    <w:tblStylePr w:type="band1Horz">
      <w:tcPr>
        <w:tcBorders/>
        <w:shd w:val="clear" w:color="auto" w:fill="EDEDED"/>
      </w:tcPr>
    </w:tblStylePr>
    <w:tblStylePr w:type="band2Horz">
      <w:tcPr>
        <w:tcBorders/>
      </w:tcPr>
    </w:tblStylePr>
    <w:tblStylePr w:type="firstCol">
      <w:rPr>
        <w:b/>
        <w:bCs/>
      </w:rPr>
      <w:tcPr>
        <w:tcBorders/>
      </w:tcPr>
    </w:tblStylePr>
    <w:tblStylePr w:type="lastCol">
      <w:rPr>
        <w:b/>
        <w:bCs/>
      </w:rPr>
      <w:tcPr>
        <w:tcBorders/>
      </w:tcPr>
    </w:tblStylePr>
    <w:tblStylePr w:type="firstRow">
      <w:rPr>
        <w:b/>
        <w:bCs/>
        <w:color w:val="FFFFFF"/>
      </w:rPr>
      <w:tcPr>
        <w:tcBorders>
          <w:top w:val="single" w:sz="4" w:space="0" w:color="A5A5A5"/>
          <w:left w:val="single" w:sz="4" w:space="0" w:color="A5A5A5"/>
          <w:bottom w:val="single" w:sz="4" w:space="0" w:color="A5A5A5"/>
          <w:right w:val="single" w:sz="4" w:space="0" w:color="A5A5A5"/>
        </w:tcBorders>
        <w:shd w:val="clear" w:color="auto" w:fill="A5A5A5"/>
      </w:tcPr>
    </w:tblStylePr>
    <w:tblStylePr w:type="lastRow">
      <w:rPr>
        <w:b/>
        <w:bCs/>
      </w:rPr>
      <w:tcPr>
        <w:tcBorders>
          <w:top w:val="single" w:sz="4" w:space="0" w:color="A5A5A5"/>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character" w:styleId="835">
    <w:name w:val="Default Paragraph Font"/>
    <w:uiPriority w:val="1"/>
    <w:semiHidden/>
    <w:unhideWhenUsed/>
  </w:style>
  <w:style w:type="paragraph" w:styleId="836">
    <w:name w:val="No Spacing"/>
    <w:basedOn w:val="Normal"/>
    <w:uiPriority w:val="1"/>
    <w:qFormat/>
    <w:pPr>
      <w:pBdr/>
      <w:spacing w:after="0" w:line="240" w:lineRule="auto"/>
    </w:pPr>
  </w:style>
  <w:style w:type="paragraph" w:styleId="837">
    <w:name w:val="heading 1"/>
    <w:basedOn w:val="Normal"/>
    <w:next w:val="Normal"/>
    <w:uiPriority w:val="10"/>
    <w:qFormat/>
    <w:pPr>
      <w:keepNext/>
      <w:keepLines/>
      <w:pBdr/>
      <w:spacing w:before="360" w:after="80"/>
      <w:outlineLvl w:val="0"/>
    </w:pPr>
    <w:rPr>
      <w:rFonts w:ascii="Aptos Display" w:hAnsi="Aptos Display"/>
      <w:color w:val="0F4761"/>
      <w:sz w:val="40"/>
    </w:rPr>
  </w:style>
  <w:style w:type="paragraph" w:styleId="838">
    <w:name w:val="heading 2"/>
    <w:basedOn w:val="Normal"/>
    <w:next w:val="Normal"/>
    <w:uiPriority w:val="11"/>
    <w:qFormat/>
    <w:pPr>
      <w:keepNext/>
      <w:keepLines/>
      <w:pBdr/>
      <w:spacing w:before="160" w:after="80"/>
      <w:outlineLvl w:val="1"/>
    </w:pPr>
    <w:rPr>
      <w:rFonts w:ascii="Aptos Display" w:hAnsi="Aptos Display"/>
      <w:color w:val="0F4761"/>
      <w:sz w:val="32"/>
    </w:rPr>
  </w:style>
  <w:style w:type="paragraph" w:styleId="839">
    <w:name w:val="heading 3"/>
    <w:basedOn w:val="Normal"/>
    <w:next w:val="Normal"/>
    <w:uiPriority w:val="12"/>
    <w:qFormat/>
    <w:pPr>
      <w:keepNext/>
      <w:keepLines/>
      <w:pBdr/>
      <w:spacing w:before="160" w:after="80"/>
      <w:outlineLvl w:val="2"/>
    </w:pPr>
    <w:rPr>
      <w:rFonts w:ascii="Aptos" w:hAnsi="Aptos"/>
      <w:color w:val="0F4761"/>
      <w:sz w:val="28"/>
    </w:rPr>
  </w:style>
  <w:style w:type="paragraph" w:styleId="840">
    <w:name w:val="heading 4"/>
    <w:basedOn w:val="Normal"/>
    <w:next w:val="Normal"/>
    <w:uiPriority w:val="13"/>
    <w:pPr>
      <w:keepNext/>
      <w:keepLines/>
      <w:pBdr/>
      <w:spacing w:before="80" w:after="40"/>
      <w:outlineLvl w:val="3"/>
    </w:pPr>
    <w:rPr>
      <w:rFonts w:ascii="Aptos" w:hAnsi="Aptos"/>
      <w:i/>
      <w:color w:val="0F4761"/>
      <w:sz w:val="24"/>
    </w:rPr>
  </w:style>
  <w:style w:type="paragraph" w:styleId="841">
    <w:name w:val="heading 5"/>
    <w:basedOn w:val="Normal"/>
    <w:next w:val="Normal"/>
    <w:uiPriority w:val="14"/>
    <w:pPr>
      <w:keepNext/>
      <w:keepLines/>
      <w:pBdr/>
      <w:spacing w:before="80" w:after="40"/>
      <w:outlineLvl w:val="4"/>
    </w:pPr>
    <w:rPr>
      <w:rFonts w:ascii="Aptos" w:hAnsi="Aptos"/>
      <w:color w:val="0F4761"/>
      <w:sz w:val="24"/>
    </w:rPr>
  </w:style>
  <w:style w:type="paragraph" w:styleId="842">
    <w:name w:val="heading 6"/>
    <w:basedOn w:val="Normal"/>
    <w:next w:val="Normal"/>
    <w:uiPriority w:val="15"/>
    <w:pPr>
      <w:keepNext/>
      <w:keepLines/>
      <w:pBdr/>
      <w:spacing w:before="40" w:after="0"/>
      <w:outlineLvl w:val="5"/>
    </w:pPr>
    <w:rPr>
      <w:rFonts w:ascii="Aptos" w:hAnsi="Aptos"/>
      <w:i/>
      <w:color w:val="595959"/>
      <w:sz w:val="24"/>
    </w:rPr>
  </w:style>
  <w:style w:type="paragraph" w:styleId="843">
    <w:name w:val="heading 7"/>
    <w:basedOn w:val="Normal"/>
    <w:next w:val="Normal"/>
    <w:uiPriority w:val="16"/>
    <w:pPr>
      <w:keepNext/>
      <w:keepLines/>
      <w:pBdr/>
      <w:spacing w:before="40" w:after="0"/>
      <w:outlineLvl w:val="6"/>
    </w:pPr>
    <w:rPr>
      <w:rFonts w:ascii="Aptos" w:hAnsi="Aptos"/>
      <w:color w:val="595959"/>
      <w:sz w:val="24"/>
    </w:rPr>
  </w:style>
  <w:style w:type="paragraph" w:styleId="844">
    <w:name w:val="heading 8"/>
    <w:basedOn w:val="Normal"/>
    <w:next w:val="Normal"/>
    <w:uiPriority w:val="17"/>
    <w:pPr>
      <w:keepNext/>
      <w:keepLines/>
      <w:pBdr/>
      <w:spacing w:before="0" w:after="0"/>
      <w:outlineLvl w:val="7"/>
    </w:pPr>
    <w:rPr>
      <w:rFonts w:ascii="Aptos" w:hAnsi="Aptos"/>
      <w:i/>
      <w:color w:val="272727"/>
      <w:sz w:val="24"/>
    </w:rPr>
  </w:style>
  <w:style w:type="paragraph" w:styleId="845">
    <w:name w:val="heading 9"/>
    <w:basedOn w:val="Normal"/>
    <w:next w:val="Normal"/>
    <w:uiPriority w:val="18"/>
    <w:pPr>
      <w:keepNext/>
      <w:keepLines/>
      <w:pBdr/>
      <w:spacing w:before="0" w:after="0"/>
      <w:outlineLvl w:val="8"/>
    </w:pPr>
    <w:rPr>
      <w:rFonts w:ascii="Aptos" w:hAnsi="Aptos"/>
      <w:color w:val="272727"/>
      <w:sz w:val="24"/>
    </w:rPr>
  </w:style>
  <w:style w:type="paragraph" w:styleId="846">
    <w:name w:val="Title"/>
    <w:basedOn w:val="Normal"/>
    <w:next w:val="Normal"/>
    <w:uiPriority w:val="10"/>
    <w:qFormat/>
    <w:pPr>
      <w:pBdr/>
      <w:spacing w:after="80" w:line="240" w:lineRule="auto"/>
      <w:contextualSpacing/>
    </w:pPr>
    <w:rPr>
      <w:rFonts w:ascii="Aptos Display" w:hAnsi="Aptos Display"/>
      <w:spacing w:val="-10"/>
      <w:sz w:val="56"/>
    </w:rPr>
  </w:style>
  <w:style w:type="paragraph" w:styleId="847">
    <w:name w:val="Subtitle"/>
    <w:basedOn w:val="Normal"/>
    <w:next w:val="Normal"/>
    <w:uiPriority w:val="11"/>
    <w:qFormat/>
    <w:pPr>
      <w:pBdr/>
    </w:pPr>
    <w:rPr>
      <w:color w:val="595959"/>
      <w:spacing w:val="15"/>
      <w:sz w:val="28"/>
    </w:rPr>
  </w:style>
  <w:style w:type="character" w:styleId="848">
    <w:name w:val="Subtle Emphasis"/>
    <w:basedOn w:val="835"/>
    <w:uiPriority w:val="19"/>
    <w:qFormat/>
    <w:rPr>
      <w:i/>
      <w:color w:val="404040"/>
    </w:rPr>
  </w:style>
  <w:style w:type="character" w:styleId="849">
    <w:name w:val="Emphasis"/>
    <w:basedOn w:val="835"/>
    <w:uiPriority w:val="20"/>
    <w:qFormat/>
    <w:rPr>
      <w:i/>
    </w:rPr>
  </w:style>
  <w:style w:type="character" w:styleId="850">
    <w:name w:val="Intense Emphasis"/>
    <w:basedOn w:val="835"/>
    <w:uiPriority w:val="21"/>
    <w:qFormat/>
    <w:rPr>
      <w:i/>
      <w:color w:val="0F4761"/>
    </w:rPr>
  </w:style>
  <w:style w:type="character" w:styleId="851">
    <w:name w:val="Strong"/>
    <w:basedOn w:val="835"/>
    <w:uiPriority w:val="22"/>
    <w:qFormat/>
    <w:rPr>
      <w:b/>
    </w:rPr>
  </w:style>
  <w:style w:type="paragraph" w:styleId="852">
    <w:name w:val="Quote"/>
    <w:basedOn w:val="Normal"/>
    <w:next w:val="Normal"/>
    <w:uiPriority w:val="29"/>
    <w:qFormat/>
    <w:pPr>
      <w:pBdr/>
      <w:spacing w:before="160"/>
      <w:jc w:val="center"/>
    </w:pPr>
    <w:rPr>
      <w:i/>
      <w:color w:val="404040"/>
    </w:rPr>
  </w:style>
  <w:style w:type="paragraph" w:styleId="853">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854">
    <w:name w:val="Subtle Reference"/>
    <w:basedOn w:val="835"/>
    <w:uiPriority w:val="31"/>
    <w:qFormat/>
    <w:rPr>
      <w:smallCaps/>
      <w:color w:val="5A5A5A"/>
    </w:rPr>
  </w:style>
  <w:style w:type="character" w:styleId="855">
    <w:name w:val="Intense Reference"/>
    <w:basedOn w:val="835"/>
    <w:uiPriority w:val="32"/>
    <w:qFormat/>
    <w:rPr>
      <w:b/>
      <w:smallCaps/>
      <w:color w:val="0F4761"/>
      <w:spacing w:val="5"/>
    </w:rPr>
  </w:style>
  <w:style w:type="character" w:styleId="856">
    <w:name w:val="Book Title"/>
    <w:basedOn w:val="835"/>
    <w:uiPriority w:val="33"/>
    <w:qFormat/>
    <w:rPr>
      <w:b/>
      <w:i/>
      <w:spacing w:val="5"/>
    </w:rPr>
  </w:style>
  <w:style w:type="paragraph" w:styleId="857">
    <w:name w:val="List Paragraph"/>
    <w:basedOn w:val="Normal"/>
    <w:uiPriority w:val="34"/>
    <w:qFormat/>
    <w:pPr>
      <w:pBdr/>
      <w:ind w:left="720"/>
      <w:contextualSpacing/>
    </w:pPr>
  </w:style>
  <w:style w:type="character" w:styleId="858">
    <w:name w:val="Hyperlink"/>
    <w:basedOn w:val="835"/>
    <w:uiPriority w:val="99"/>
    <w:rPr>
      <w:color w:val="467886"/>
      <w:u w:val="single"/>
    </w:rPr>
  </w:style>
  <w:style w:type="paragraph" w:styleId="859">
    <w:name w:val="caption"/>
    <w:basedOn w:val="Normal"/>
    <w:next w:val="Normal"/>
    <w:uiPriority w:val="35"/>
    <w:pPr>
      <w:pBdr/>
      <w:spacing w:after="200" w:line="240" w:lineRule="auto"/>
    </w:pPr>
    <w:rPr>
      <w:i/>
      <w:color w:val="0E2841"/>
      <w:sz w:val="18"/>
    </w:rPr>
  </w:style>
  <w:style w:type="paragraph" w:styleId="860">
    <w:name w:val="header"/>
    <w:basedOn w:val="Normal"/>
    <w:uiPriority w:val="99"/>
    <w:pPr>
      <w:pBdr/>
      <w:tabs>
        <w:tab w:val="center" w:pos="4680"/>
        <w:tab w:val="right" w:pos="9360"/>
      </w:tabs>
      <w:spacing w:after="0" w:line="240" w:lineRule="auto"/>
    </w:pPr>
  </w:style>
  <w:style w:type="paragraph" w:styleId="861">
    <w:name w:val="footer"/>
    <w:basedOn w:val="Normal"/>
    <w:uiPriority w:val="99"/>
    <w:pPr>
      <w:pBdr/>
      <w:tabs>
        <w:tab w:val="center" w:pos="4680"/>
        <w:tab w:val="right" w:pos="9360"/>
      </w:tabs>
      <w:spacing w:after="0" w:line="240" w:lineRule="auto"/>
    </w:pPr>
  </w:style>
  <w:style w:type="paragraph" w:styleId="862">
    <w:name w:val="footnote text"/>
    <w:basedOn w:val="Normal"/>
    <w:uiPriority w:val="99"/>
    <w:pPr>
      <w:pBdr/>
      <w:spacing w:after="0" w:line="240" w:lineRule="auto"/>
    </w:pPr>
    <w:rPr>
      <w:sz w:val="20"/>
    </w:rPr>
  </w:style>
  <w:style w:type="character" w:styleId="863">
    <w:name w:val="footnote reference"/>
    <w:basedOn w:val="835"/>
    <w:uiPriority w:val="99"/>
    <w:rPr>
      <w:vertAlign w:val="superscript"/>
    </w:rPr>
  </w:style>
  <w:style w:type="paragraph" w:styleId="864">
    <w:name w:val="endnote text"/>
    <w:basedOn w:val="Normal"/>
    <w:uiPriority w:val="99"/>
    <w:pPr>
      <w:pBdr/>
      <w:spacing w:after="0" w:line="240" w:lineRule="auto"/>
    </w:pPr>
    <w:rPr>
      <w:sz w:val="20"/>
    </w:rPr>
  </w:style>
  <w:style w:type="character" w:styleId="865">
    <w:name w:val="endnote reference"/>
    <w:basedOn w:val="835"/>
    <w:uiPriority w:val="99"/>
    <w:rPr>
      <w:vertAlign w:val="superscript"/>
    </w:rPr>
  </w:style>
  <w:style w:type="paragraph" w:styleId="866">
    <w:name w:val="TOC Heading"/>
    <w:basedOn w:val="837"/>
    <w:next w:val="Normal"/>
    <w:uiPriority w:val="39"/>
    <w:pPr>
      <w:pBdr/>
      <w:spacing w:before="240"/>
      <w:outlineLvl w:val="9"/>
    </w:pPr>
  </w:style>
  <w:style w:type="paragraph" w:styleId="867">
    <w:name w:val="toc 1"/>
    <w:basedOn w:val="Normal"/>
    <w:next w:val="Normal"/>
    <w:uiPriority w:val="39"/>
    <w:pPr>
      <w:pBdr/>
      <w:spacing w:after="100"/>
      <w:ind w:left="0"/>
    </w:pPr>
  </w:style>
  <w:style w:type="paragraph" w:styleId="868">
    <w:name w:val="toc 2"/>
    <w:basedOn w:val="Normal"/>
    <w:next w:val="Normal"/>
    <w:uiPriority w:val="39"/>
    <w:pPr>
      <w:pBdr/>
      <w:spacing w:after="100"/>
      <w:ind w:left="240"/>
    </w:pPr>
  </w:style>
  <w:style w:type="paragraph" w:styleId="869">
    <w:name w:val="toc 3"/>
    <w:basedOn w:val="Normal"/>
    <w:next w:val="Normal"/>
    <w:uiPriority w:val="39"/>
    <w:pPr>
      <w:pBdr/>
      <w:spacing w:after="100"/>
      <w:ind w:left="480"/>
    </w:pPr>
  </w:style>
  <w:style w:type="paragraph" w:styleId="870">
    <w:name w:val="toc 4"/>
    <w:basedOn w:val="Normal"/>
    <w:next w:val="Normal"/>
    <w:uiPriority w:val="39"/>
    <w:pPr>
      <w:pBdr/>
      <w:spacing w:after="100"/>
      <w:ind w:left="720"/>
    </w:pPr>
  </w:style>
  <w:style w:type="paragraph" w:styleId="871">
    <w:name w:val="toc 5"/>
    <w:basedOn w:val="Normal"/>
    <w:next w:val="Normal"/>
    <w:uiPriority w:val="39"/>
    <w:pPr>
      <w:pBdr/>
      <w:spacing w:after="100"/>
      <w:ind w:left="960"/>
    </w:pPr>
  </w:style>
  <w:style w:type="paragraph" w:styleId="872">
    <w:name w:val="toc 6"/>
    <w:basedOn w:val="Normal"/>
    <w:next w:val="Normal"/>
    <w:uiPriority w:val="39"/>
    <w:pPr>
      <w:pBdr/>
      <w:spacing w:after="100"/>
      <w:ind w:left="1200"/>
    </w:pPr>
  </w:style>
  <w:style w:type="paragraph" w:styleId="873">
    <w:name w:val="toc 7"/>
    <w:basedOn w:val="Normal"/>
    <w:next w:val="Normal"/>
    <w:uiPriority w:val="39"/>
    <w:pPr>
      <w:pBdr/>
      <w:spacing w:after="100"/>
      <w:ind w:left="1440"/>
    </w:pPr>
  </w:style>
  <w:style w:type="paragraph" w:styleId="874">
    <w:name w:val="toc 8"/>
    <w:basedOn w:val="Normal"/>
    <w:next w:val="Normal"/>
    <w:uiPriority w:val="39"/>
    <w:pPr>
      <w:pBdr/>
      <w:spacing w:after="100"/>
      <w:ind w:left="1680"/>
    </w:pPr>
  </w:style>
  <w:style w:type="paragraph" w:styleId="875">
    <w:name w:val="toc 9"/>
    <w:basedOn w:val="Normal"/>
    <w:next w:val="Normal"/>
    <w:uiPriority w:val="39"/>
    <w:pPr>
      <w:pBdr/>
      <w:spacing w:after="100"/>
      <w:ind w:left="1920"/>
    </w:pPr>
  </w:style>
  <w:style w:type="table" w:styleId="876">
    <w:name w:val="Table Grid"/>
    <w:uiPriority w:val="59"/>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77">
    <w:name w:val="Normal Table"/>
    <w:semiHidden/>
    <w:unhideWhenUsed/>
    <w:pPr>
      <w:pBdr/>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78">
    <w:name w:val="Plain Table 1"/>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shd w:val="clear" w:color="auto" w:fill="F2F2F2"/>
      </w:tcPr>
    </w:tblStylePr>
    <w:tblStylePr w:type="band2Horz">
      <w:tcPr>
        <w:tcBorders/>
      </w:tcPr>
    </w:tblStylePr>
    <w:tblStylePr w:type="firstCol">
      <w:rPr>
        <w:b/>
      </w:rPr>
      <w:tcPr>
        <w:tcBorders/>
      </w:tcPr>
    </w:tblStylePr>
    <w:tblStylePr w:type="lastCol">
      <w:tcPr>
        <w:tcBorders/>
      </w:tcPr>
    </w:tblStylePr>
    <w:tblStylePr w:type="firstRow">
      <w:rPr>
        <w:b/>
      </w:rPr>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79">
    <w:name w:val="Grid Table 1 Light"/>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rPr>
        <w:b/>
      </w:rPr>
      <w:tcPr>
        <w:tcBorders/>
      </w:tcPr>
    </w:tblStylePr>
    <w:tblStylePr w:type="lastCol">
      <w:tcPr>
        <w:tcBorders/>
      </w:tcPr>
    </w:tblStylePr>
    <w:tblStylePr w:type="firstRow">
      <w:rPr>
        <w:b/>
      </w:rPr>
      <w:tcPr>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0">
    <w:name w:val="Grid Table 4 – Blu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shd w:val="clear" w:color="auto" w:fill="C1E4F5"/>
      </w:tcPr>
    </w:tblStylePr>
    <w:tblStylePr w:type="band2Horz">
      <w:tcPr>
        <w:tcBorders/>
      </w:tcPr>
    </w:tblStylePr>
    <w:tblStylePr w:type="firstCol">
      <w:rPr>
        <w:b/>
      </w:rPr>
      <w:tcPr>
        <w:tcBorders/>
      </w:tcPr>
    </w:tblStylePr>
    <w:tblStylePr w:type="lastCol">
      <w:tcPr>
        <w:tcBorders/>
      </w:tcPr>
    </w:tblStylePr>
    <w:tblStylePr w:type="firstRow">
      <w:rPr>
        <w:b/>
        <w:color w:val="FFFFFF"/>
      </w:rPr>
      <w:tcPr>
        <w:tcBorders/>
        <w:shd w:val="clear" w:color="auto" w:fill="156082"/>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1">
    <w:name w:val="List Table 3 – Blu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rPr>
        <w:b/>
        <w:color w:val="FFFFFF"/>
      </w:rPr>
      <w:tcPr>
        <w:tcBorders/>
        <w:shd w:val="clear" w:color="auto" w:fill="156082"/>
      </w:tcPr>
    </w:tblStylePr>
    <w:tblStylePr w:type="lastRow">
      <w:tcPr>
        <w:tcBorders>
          <w:top w:val="single" w:sz="4" w:space="0" w:color="156082"/>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2">
    <w:name w:val="Grid Table 4 – Orang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shd w:val="clear" w:color="auto" w:fill="FBE2D5"/>
      </w:tcPr>
    </w:tblStylePr>
    <w:tblStylePr w:type="band2Horz">
      <w:tcPr>
        <w:tcBorders/>
      </w:tcPr>
    </w:tblStylePr>
    <w:tblStylePr w:type="firstCol">
      <w:rPr>
        <w:b/>
      </w:rPr>
      <w:tcPr>
        <w:tcBorders/>
      </w:tcPr>
    </w:tblStylePr>
    <w:tblStylePr w:type="lastCol">
      <w:tcPr>
        <w:tcBorders/>
      </w:tcPr>
    </w:tblStylePr>
    <w:tblStylePr w:type="firstRow">
      <w:rPr>
        <w:b/>
        <w:color w:val="FFFFFF"/>
      </w:rPr>
      <w:tcPr>
        <w:tcBorders/>
        <w:shd w:val="clear" w:color="auto" w:fill="E97132"/>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3">
    <w:name w:val="List Table 3 – Orang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rPr>
        <w:b/>
        <w:color w:val="FFFFFF"/>
      </w:rPr>
      <w:tcPr>
        <w:tcBorders/>
        <w:shd w:val="clear" w:color="auto" w:fill="E97132"/>
      </w:tcPr>
    </w:tblStylePr>
    <w:tblStylePr w:type="lastRow">
      <w:tcPr>
        <w:tcBorders>
          <w:top w:val="single" w:sz="4" w:space="0" w:color="E97132"/>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4">
    <w:name w:val="Grid Table 4 – Green"/>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shd w:val="clear" w:color="auto" w:fill="C1F0C8"/>
      </w:tcPr>
    </w:tblStylePr>
    <w:tblStylePr w:type="band2Horz">
      <w:tcPr>
        <w:tcBorders/>
      </w:tcPr>
    </w:tblStylePr>
    <w:tblStylePr w:type="firstCol">
      <w:rPr>
        <w:b/>
      </w:rPr>
      <w:tcPr>
        <w:tcBorders/>
      </w:tcPr>
    </w:tblStylePr>
    <w:tblStylePr w:type="lastCol">
      <w:tcPr>
        <w:tcBorders/>
      </w:tcPr>
    </w:tblStylePr>
    <w:tblStylePr w:type="firstRow">
      <w:rPr>
        <w:b/>
        <w:color w:val="FFFFFF"/>
      </w:rPr>
      <w:tcPr>
        <w:tcBorders/>
        <w:shd w:val="clear" w:color="auto" w:fill="196B24"/>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5">
    <w:name w:val="List Table 3 – Green"/>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rPr>
        <w:b/>
        <w:color w:val="FFFFFF"/>
      </w:rPr>
      <w:tcPr>
        <w:tcBorders/>
        <w:shd w:val="clear" w:color="auto" w:fill="196B24"/>
      </w:tcPr>
    </w:tblStylePr>
    <w:tblStylePr w:type="lastRow">
      <w:tcPr>
        <w:tcBorders>
          <w:top w:val="single" w:sz="4" w:space="0" w:color="196B24"/>
        </w:tcBorders>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6">
    <w:name w:val="Grid Table 4 – Purpl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shd w:val="clear" w:color="auto" w:fill="E5D2EE"/>
      </w:tcPr>
    </w:tblStylePr>
    <w:tblStylePr w:type="band2Horz">
      <w:tcPr>
        <w:tcBorders/>
      </w:tcPr>
    </w:tblStylePr>
    <w:tblStylePr w:type="firstCol">
      <w:rPr>
        <w:b/>
      </w:rPr>
      <w:tcPr>
        <w:tcBorders/>
      </w:tcPr>
    </w:tblStylePr>
    <w:tblStylePr w:type="lastCol">
      <w:tcPr>
        <w:tcBorders/>
      </w:tcPr>
    </w:tblStylePr>
    <w:tblStylePr w:type="firstRow">
      <w:rPr>
        <w:b/>
        <w:color w:val="FFFFFF"/>
      </w:rPr>
      <w:tcPr>
        <w:tcBorders/>
        <w:shd w:val="clear" w:color="auto" w:fill="712E8D"/>
      </w:tcPr>
    </w:tblStylePr>
    <w:tblStylePr w:type="neCell">
      <w:tcPr>
        <w:tcBorders/>
      </w:tcPr>
    </w:tblStylePr>
    <w:tblStylePr w:type="nwCell">
      <w:tcPr>
        <w:tcBorders/>
      </w:tcPr>
    </w:tblStylePr>
    <w:tblStylePr w:type="seCell">
      <w:tcPr>
        <w:tcBorders/>
      </w:tcPr>
    </w:tblStylePr>
    <w:tblStylePr w:type="swCell">
      <w:tcPr>
        <w:tcBorders/>
      </w:tcPr>
    </w:tblStylePr>
  </w:style>
  <w:style w:type="table" w:styleId="887">
    <w:name w:val="List Table 3 – Purple"/>
    <w:basedOn w:val="877"/>
    <w:uiPriority w:val="60"/>
    <w:pPr>
      <w:pBdr/>
      <w:spacing w:after="0" w:line="240" w:lineRule="auto"/>
    </w:pPr>
    <w:tblPr>
      <w:tblBorders/>
    </w:tblPr>
    <w:tblStylePr w:type="band1Vert">
      <w:tcPr>
        <w:tcBorders/>
      </w:tcPr>
    </w:tblStylePr>
    <w:tblStylePr w:type="band2Vert">
      <w:tcPr>
        <w:tcBorders/>
      </w:tcPr>
    </w:tblStylePr>
    <w:tblStylePr w:type="band1Horz">
      <w:tcPr>
        <w:tcBorders/>
      </w:tcPr>
    </w:tblStylePr>
    <w:tblStylePr w:type="band2Horz">
      <w:tcPr>
        <w:tcBorders/>
      </w:tcPr>
    </w:tblStylePr>
    <w:tblStylePr w:type="firstCol">
      <w:tcPr>
        <w:tcBorders/>
      </w:tcPr>
    </w:tblStylePr>
    <w:tblStylePr w:type="lastCol">
      <w:tcPr>
        <w:tcBorders/>
      </w:tcPr>
    </w:tblStylePr>
    <w:tblStylePr w:type="firstRow">
      <w:rPr>
        <w:b/>
        <w:color w:val="FFFFFF"/>
      </w:rPr>
      <w:tcPr>
        <w:tcBorders/>
        <w:shd w:val="clear" w:color="auto" w:fill="712E8D"/>
      </w:tcPr>
    </w:tblStylePr>
    <w:tblStylePr w:type="lastRow">
      <w:tcPr>
        <w:tcBorders>
          <w:top w:val="single" w:sz="4" w:space="0" w:color="712E8D"/>
        </w:tcBorders>
      </w:tcPr>
    </w:tblStylePr>
    <w:tblStylePr w:type="neCell">
      <w:tcPr>
        <w:tcBorders/>
      </w:tcPr>
    </w:tblStylePr>
    <w:tblStylePr w:type="nwCell">
      <w:tcPr>
        <w:tcBorders/>
      </w:tcPr>
    </w:tblStylePr>
    <w:tblStylePr w:type="seCell">
      <w:tcPr>
        <w:tcBorders/>
      </w:tcPr>
    </w:tblStylePr>
    <w:tblStylePr w:type="swCell">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footer" Target="footer1.xml"/><Relationship Id="rId13" Type="http://schemas.openxmlformats.org/officeDocument/2006/relationships/footnotes" Target="footnotes.xml"/><Relationship Id="rId14" Type="http://schemas.openxmlformats.org/officeDocument/2006/relationships/endnotes" Target="endnotes.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 Id="rId19" Type="http://schemas.openxmlformats.org/officeDocument/2006/relationships/styles" Target="styles.xml"/><Relationship Id="rId20" Type="http://schemas.openxmlformats.org/officeDocument/2006/relationships/numbering" Target="numbering.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fontTable" Target="fontTable.xml"/><Relationship Id="rId24" Type="http://schemas.openxmlformats.org/officeDocument/2006/relationships/customXml" Target="../customXml/item1.xml"/><Relationship Id="rId25" Type="http://schemas.openxmlformats.org/officeDocument/2006/relationships/webSettings" Target="webSettings.xml"/><Relationship Id="rId26" Type="http://schemas.onlyoffice.com/jsaProject" Target="jsaProject.bin"/></Relationships>
</file>

<file path=word/theme/theme1.xml><?xml version="1.0" encoding="utf-8"?>
<a:theme xmlns:a="http://schemas.openxmlformats.org/drawingml/2006/main" name="Tema do Office">
  <a:themeElements>
    <a:clrScheme name="Tema do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ema do Office">
      <a:majorFont>
        <a:latin typeface="Calibri Light"/>
        <a:ea typeface=""/>
        <a:cs typeface=""/>
      </a:majorFont>
      <a:minorFont>
        <a:latin typeface="Calibri"/>
        <a:ea typeface=""/>
        <a:cs typeface=""/>
      </a:minorFont>
    </a:fontScheme>
    <a:fmtScheme name="Tema do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87122-5D86-490E-88E4-B34118E6C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6807</Words>
  <Paragraphs>473</Paragraphs>
  <DocSecurity>0</DocSecurity>
  <Template>Normal.dotm</Template>
  <ScaleCrop>0</ScaleCrop>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 Zua_Viagem</dc:creator>
  <cp:lastModifiedBy>WordCraft User</cp:lastModifiedBy>
  <cp:revision>381</cp:revision>
  <dcterms:created xsi:type="dcterms:W3CDTF">2026-05-19T06:56:00Z</dcterms:created>
  <dcterms:modified xsi:type="dcterms:W3CDTF">2026-10-20T10:48:47Z</dcterms:modified>
</cp:coreProperties>
</file>