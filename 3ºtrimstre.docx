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B6D216" w14:textId="77777777" w:rsidR="00E0118E" w:rsidRPr="00E0118E" w:rsidRDefault="00E0118E">
      <w:pPr>
        <w:widowControl w:val="0"/>
        <w:pBdr>
          <w:top w:val="nil"/>
          <w:left w:val="nil"/>
          <w:bottom w:val="nil"/>
          <w:right w:val="nil"/>
          <w:between w:val="nil"/>
        </w:pBdr>
        <w:spacing w:after="0" w:line="360" w:lineRule="auto"/>
        <w:ind w:firstLine="0"/>
        <w:jc w:val="center"/>
        <w:rPr>
          <w:rFonts w:ascii="Arial" w:eastAsia="Arial" w:hAnsi="Arial" w:cs="Arial"/>
          <w:color w:val="000000"/>
          <w:sz w:val="22"/>
          <w:szCs w:val="22"/>
          <w:lang w:eastAsia="pt-PT"/>
        </w:rPr>
        <w:pPrChange w:id="0" w:author="Délcio Raúl" w:date="2026-05-19T00:32:00Z" w16du:dateUtc="2026-05-18T23:32:00Z">
          <w:pPr>
            <w:widowControl w:val="0"/>
            <w:pBdr>
              <w:top w:val="nil"/>
              <w:left w:val="nil"/>
              <w:bottom w:val="nil"/>
              <w:right w:val="nil"/>
              <w:between w:val="nil"/>
            </w:pBdr>
            <w:spacing w:after="0"/>
            <w:ind w:firstLine="0"/>
            <w:jc w:val="center"/>
          </w:pPr>
        </w:pPrChange>
      </w:pPr>
      <w:r w:rsidRPr="00E0118E">
        <w:rPr>
          <w:rFonts w:ascii="Arial" w:eastAsia="Arial" w:hAnsi="Arial" w:cs="Arial"/>
          <w:noProof/>
          <w:color w:val="000000"/>
          <w:sz w:val="22"/>
          <w:szCs w:val="22"/>
          <w:lang w:eastAsia="pt-PT"/>
        </w:rPr>
        <w:drawing>
          <wp:inline distT="19050" distB="19050" distL="19050" distR="19050" wp14:anchorId="1C2312BC" wp14:editId="089285F3">
            <wp:extent cx="2611120" cy="10121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11120" cy="1012190"/>
                    </a:xfrm>
                    <a:prstGeom prst="rect">
                      <a:avLst/>
                    </a:prstGeom>
                    <a:ln/>
                  </pic:spPr>
                </pic:pic>
              </a:graphicData>
            </a:graphic>
          </wp:inline>
        </w:drawing>
      </w:r>
    </w:p>
    <w:p w14:paraId="3BA697C5" w14:textId="77777777" w:rsidR="00E0118E" w:rsidRPr="00E0118E" w:rsidRDefault="00E0118E">
      <w:pPr>
        <w:widowControl w:val="0"/>
        <w:pBdr>
          <w:top w:val="nil"/>
          <w:left w:val="nil"/>
          <w:bottom w:val="nil"/>
          <w:right w:val="nil"/>
          <w:between w:val="nil"/>
        </w:pBdr>
        <w:spacing w:after="0" w:line="360" w:lineRule="auto"/>
        <w:ind w:firstLine="0"/>
        <w:jc w:val="center"/>
        <w:rPr>
          <w:rFonts w:eastAsia="Times New Roman"/>
          <w:color w:val="000000"/>
          <w:sz w:val="28"/>
          <w:szCs w:val="28"/>
          <w:lang w:eastAsia="pt-PT"/>
        </w:rPr>
        <w:pPrChange w:id="1" w:author="Délcio Raúl" w:date="2026-05-19T00:32:00Z" w16du:dateUtc="2026-05-18T23:32:00Z">
          <w:pPr>
            <w:widowControl w:val="0"/>
            <w:pBdr>
              <w:top w:val="nil"/>
              <w:left w:val="nil"/>
              <w:bottom w:val="nil"/>
              <w:right w:val="nil"/>
              <w:between w:val="nil"/>
            </w:pBdr>
            <w:spacing w:after="0"/>
            <w:ind w:firstLine="0"/>
            <w:jc w:val="center"/>
          </w:pPr>
        </w:pPrChange>
      </w:pPr>
      <w:r w:rsidRPr="00E0118E">
        <w:rPr>
          <w:rFonts w:eastAsia="Times New Roman"/>
          <w:color w:val="000000"/>
          <w:sz w:val="28"/>
          <w:szCs w:val="28"/>
          <w:lang w:eastAsia="pt-PT"/>
        </w:rPr>
        <w:t xml:space="preserve">Instituto Médio Comercial de Luanda  </w:t>
      </w:r>
    </w:p>
    <w:p w14:paraId="01192B20" w14:textId="77777777" w:rsidR="00E0118E" w:rsidRDefault="00E0118E">
      <w:pPr>
        <w:widowControl w:val="0"/>
        <w:pBdr>
          <w:top w:val="nil"/>
          <w:left w:val="nil"/>
          <w:bottom w:val="nil"/>
          <w:right w:val="nil"/>
          <w:between w:val="nil"/>
        </w:pBdr>
        <w:spacing w:before="23" w:after="0" w:line="360" w:lineRule="auto"/>
        <w:ind w:firstLine="0"/>
        <w:jc w:val="center"/>
        <w:rPr>
          <w:rFonts w:eastAsia="Times New Roman"/>
          <w:color w:val="000000"/>
          <w:sz w:val="28"/>
          <w:szCs w:val="28"/>
          <w:lang w:eastAsia="pt-PT"/>
        </w:rPr>
        <w:pPrChange w:id="2" w:author="Délcio Raúl" w:date="2026-05-19T00:32:00Z" w16du:dateUtc="2026-05-18T23:32:00Z">
          <w:pPr>
            <w:widowControl w:val="0"/>
            <w:pBdr>
              <w:top w:val="nil"/>
              <w:left w:val="nil"/>
              <w:bottom w:val="nil"/>
              <w:right w:val="nil"/>
              <w:between w:val="nil"/>
            </w:pBdr>
            <w:spacing w:before="23" w:after="0"/>
            <w:ind w:firstLine="0"/>
            <w:jc w:val="center"/>
          </w:pPr>
        </w:pPrChange>
      </w:pPr>
      <w:r w:rsidRPr="00E0118E">
        <w:rPr>
          <w:rFonts w:eastAsia="Times New Roman"/>
          <w:color w:val="000000"/>
          <w:sz w:val="28"/>
          <w:szCs w:val="28"/>
          <w:lang w:eastAsia="pt-PT"/>
        </w:rPr>
        <w:t xml:space="preserve">Coordenação do </w:t>
      </w:r>
      <w:r>
        <w:rPr>
          <w:rFonts w:eastAsia="Times New Roman"/>
          <w:color w:val="000000"/>
          <w:sz w:val="28"/>
          <w:szCs w:val="28"/>
          <w:lang w:eastAsia="pt-PT"/>
        </w:rPr>
        <w:t xml:space="preserve">Curso de Informática de Gestão </w:t>
      </w:r>
    </w:p>
    <w:p w14:paraId="3D9813D6" w14:textId="77777777" w:rsidR="00E0118E" w:rsidRDefault="00E0118E">
      <w:pPr>
        <w:widowControl w:val="0"/>
        <w:pBdr>
          <w:top w:val="nil"/>
          <w:left w:val="nil"/>
          <w:bottom w:val="nil"/>
          <w:right w:val="nil"/>
          <w:between w:val="nil"/>
        </w:pBdr>
        <w:spacing w:before="23" w:after="0" w:line="360" w:lineRule="auto"/>
        <w:ind w:firstLine="0"/>
        <w:jc w:val="center"/>
        <w:rPr>
          <w:rFonts w:eastAsia="Times New Roman"/>
          <w:color w:val="000000"/>
          <w:sz w:val="28"/>
          <w:szCs w:val="28"/>
          <w:lang w:eastAsia="pt-PT"/>
        </w:rPr>
        <w:pPrChange w:id="3" w:author="Délcio Raúl" w:date="2026-05-19T00:32:00Z" w16du:dateUtc="2026-05-18T23:32:00Z">
          <w:pPr>
            <w:widowControl w:val="0"/>
            <w:pBdr>
              <w:top w:val="nil"/>
              <w:left w:val="nil"/>
              <w:bottom w:val="nil"/>
              <w:right w:val="nil"/>
              <w:between w:val="nil"/>
            </w:pBdr>
            <w:spacing w:before="23" w:after="0"/>
            <w:ind w:firstLine="0"/>
            <w:jc w:val="center"/>
          </w:pPr>
        </w:pPrChange>
      </w:pPr>
    </w:p>
    <w:p w14:paraId="0E3DCED7" w14:textId="77777777" w:rsidR="00E0118E" w:rsidRDefault="00E0118E">
      <w:pPr>
        <w:widowControl w:val="0"/>
        <w:pBdr>
          <w:top w:val="nil"/>
          <w:left w:val="nil"/>
          <w:bottom w:val="nil"/>
          <w:right w:val="nil"/>
          <w:between w:val="nil"/>
        </w:pBdr>
        <w:spacing w:before="23" w:after="0" w:line="360" w:lineRule="auto"/>
        <w:ind w:firstLine="0"/>
        <w:jc w:val="center"/>
        <w:rPr>
          <w:rFonts w:eastAsia="Times New Roman"/>
          <w:color w:val="000000"/>
          <w:sz w:val="28"/>
          <w:szCs w:val="28"/>
          <w:lang w:eastAsia="pt-PT"/>
        </w:rPr>
        <w:pPrChange w:id="4" w:author="Délcio Raúl" w:date="2026-05-19T00:32:00Z" w16du:dateUtc="2026-05-18T23:32:00Z">
          <w:pPr>
            <w:widowControl w:val="0"/>
            <w:pBdr>
              <w:top w:val="nil"/>
              <w:left w:val="nil"/>
              <w:bottom w:val="nil"/>
              <w:right w:val="nil"/>
              <w:between w:val="nil"/>
            </w:pBdr>
            <w:spacing w:before="23" w:after="0"/>
            <w:ind w:firstLine="0"/>
            <w:jc w:val="center"/>
          </w:pPr>
        </w:pPrChange>
      </w:pPr>
    </w:p>
    <w:p w14:paraId="7434C1BA" w14:textId="77777777" w:rsidR="00E0118E" w:rsidRDefault="00E0118E">
      <w:pPr>
        <w:widowControl w:val="0"/>
        <w:pBdr>
          <w:top w:val="nil"/>
          <w:left w:val="nil"/>
          <w:bottom w:val="nil"/>
          <w:right w:val="nil"/>
          <w:between w:val="nil"/>
        </w:pBdr>
        <w:spacing w:before="23" w:after="0" w:line="360" w:lineRule="auto"/>
        <w:ind w:firstLine="0"/>
        <w:jc w:val="center"/>
        <w:rPr>
          <w:rFonts w:eastAsia="Times New Roman"/>
          <w:color w:val="000000"/>
          <w:sz w:val="28"/>
          <w:szCs w:val="28"/>
          <w:lang w:eastAsia="pt-PT"/>
        </w:rPr>
        <w:pPrChange w:id="5" w:author="Délcio Raúl" w:date="2026-05-19T00:32:00Z" w16du:dateUtc="2026-05-18T23:32:00Z">
          <w:pPr>
            <w:widowControl w:val="0"/>
            <w:pBdr>
              <w:top w:val="nil"/>
              <w:left w:val="nil"/>
              <w:bottom w:val="nil"/>
              <w:right w:val="nil"/>
              <w:between w:val="nil"/>
            </w:pBdr>
            <w:spacing w:before="23" w:after="0"/>
            <w:ind w:firstLine="0"/>
            <w:jc w:val="center"/>
          </w:pPr>
        </w:pPrChange>
      </w:pPr>
    </w:p>
    <w:p w14:paraId="26F9028B" w14:textId="77777777" w:rsidR="00E0118E" w:rsidRDefault="00E0118E">
      <w:pPr>
        <w:widowControl w:val="0"/>
        <w:pBdr>
          <w:top w:val="nil"/>
          <w:left w:val="nil"/>
          <w:bottom w:val="nil"/>
          <w:right w:val="nil"/>
          <w:between w:val="nil"/>
        </w:pBdr>
        <w:spacing w:before="23" w:after="0" w:line="360" w:lineRule="auto"/>
        <w:ind w:firstLine="0"/>
        <w:jc w:val="center"/>
        <w:rPr>
          <w:rFonts w:eastAsia="Times New Roman"/>
          <w:color w:val="000000"/>
          <w:sz w:val="28"/>
          <w:szCs w:val="28"/>
          <w:lang w:eastAsia="pt-PT"/>
        </w:rPr>
        <w:pPrChange w:id="6" w:author="Délcio Raúl" w:date="2026-05-19T00:32:00Z" w16du:dateUtc="2026-05-18T23:32:00Z">
          <w:pPr>
            <w:widowControl w:val="0"/>
            <w:pBdr>
              <w:top w:val="nil"/>
              <w:left w:val="nil"/>
              <w:bottom w:val="nil"/>
              <w:right w:val="nil"/>
              <w:between w:val="nil"/>
            </w:pBdr>
            <w:spacing w:before="23" w:after="0"/>
            <w:ind w:firstLine="0"/>
            <w:jc w:val="center"/>
          </w:pPr>
        </w:pPrChange>
      </w:pPr>
    </w:p>
    <w:p w14:paraId="39E35FA5" w14:textId="77777777" w:rsidR="00E0118E" w:rsidRDefault="00E0118E">
      <w:pPr>
        <w:widowControl w:val="0"/>
        <w:pBdr>
          <w:top w:val="nil"/>
          <w:left w:val="nil"/>
          <w:bottom w:val="nil"/>
          <w:right w:val="nil"/>
          <w:between w:val="nil"/>
        </w:pBdr>
        <w:spacing w:before="23" w:after="0" w:line="360" w:lineRule="auto"/>
        <w:ind w:firstLine="0"/>
        <w:jc w:val="center"/>
        <w:rPr>
          <w:rFonts w:eastAsia="Times New Roman"/>
          <w:color w:val="000000"/>
          <w:sz w:val="28"/>
          <w:szCs w:val="28"/>
          <w:lang w:eastAsia="pt-PT"/>
        </w:rPr>
        <w:pPrChange w:id="7" w:author="Délcio Raúl" w:date="2026-05-19T00:32:00Z" w16du:dateUtc="2026-05-18T23:32:00Z">
          <w:pPr>
            <w:widowControl w:val="0"/>
            <w:pBdr>
              <w:top w:val="nil"/>
              <w:left w:val="nil"/>
              <w:bottom w:val="nil"/>
              <w:right w:val="nil"/>
              <w:between w:val="nil"/>
            </w:pBdr>
            <w:spacing w:before="23" w:after="0"/>
            <w:ind w:firstLine="0"/>
            <w:jc w:val="center"/>
          </w:pPr>
        </w:pPrChange>
      </w:pPr>
    </w:p>
    <w:p w14:paraId="62D90BEA" w14:textId="77777777" w:rsidR="00E0118E" w:rsidRDefault="00E0118E">
      <w:pPr>
        <w:widowControl w:val="0"/>
        <w:pBdr>
          <w:top w:val="nil"/>
          <w:left w:val="nil"/>
          <w:bottom w:val="nil"/>
          <w:right w:val="nil"/>
          <w:between w:val="nil"/>
        </w:pBdr>
        <w:spacing w:before="23" w:after="0" w:line="360" w:lineRule="auto"/>
        <w:ind w:firstLine="0"/>
        <w:jc w:val="center"/>
        <w:rPr>
          <w:rFonts w:eastAsia="Times New Roman"/>
          <w:color w:val="000000"/>
          <w:sz w:val="28"/>
          <w:szCs w:val="28"/>
          <w:lang w:eastAsia="pt-PT"/>
        </w:rPr>
        <w:pPrChange w:id="8" w:author="Délcio Raúl" w:date="2026-05-19T00:32:00Z" w16du:dateUtc="2026-05-18T23:32:00Z">
          <w:pPr>
            <w:widowControl w:val="0"/>
            <w:pBdr>
              <w:top w:val="nil"/>
              <w:left w:val="nil"/>
              <w:bottom w:val="nil"/>
              <w:right w:val="nil"/>
              <w:between w:val="nil"/>
            </w:pBdr>
            <w:spacing w:before="23" w:after="0"/>
            <w:ind w:firstLine="0"/>
            <w:jc w:val="center"/>
          </w:pPr>
        </w:pPrChange>
      </w:pPr>
    </w:p>
    <w:p w14:paraId="3BAAFB15" w14:textId="77777777" w:rsidR="00E0118E" w:rsidRDefault="00E0118E">
      <w:pPr>
        <w:widowControl w:val="0"/>
        <w:pBdr>
          <w:top w:val="nil"/>
          <w:left w:val="nil"/>
          <w:bottom w:val="nil"/>
          <w:right w:val="nil"/>
          <w:between w:val="nil"/>
        </w:pBdr>
        <w:spacing w:before="23" w:after="0" w:line="360" w:lineRule="auto"/>
        <w:ind w:firstLine="0"/>
        <w:jc w:val="center"/>
        <w:rPr>
          <w:rFonts w:eastAsia="Times New Roman"/>
          <w:color w:val="000000"/>
          <w:sz w:val="28"/>
          <w:szCs w:val="28"/>
          <w:lang w:eastAsia="pt-PT"/>
        </w:rPr>
        <w:pPrChange w:id="9" w:author="Délcio Raúl" w:date="2026-05-19T00:32:00Z" w16du:dateUtc="2026-05-18T23:32:00Z">
          <w:pPr>
            <w:widowControl w:val="0"/>
            <w:pBdr>
              <w:top w:val="nil"/>
              <w:left w:val="nil"/>
              <w:bottom w:val="nil"/>
              <w:right w:val="nil"/>
              <w:between w:val="nil"/>
            </w:pBdr>
            <w:spacing w:before="23" w:after="0"/>
            <w:ind w:firstLine="0"/>
            <w:jc w:val="center"/>
          </w:pPr>
        </w:pPrChange>
      </w:pPr>
    </w:p>
    <w:p w14:paraId="296F1DC3" w14:textId="77777777" w:rsidR="00E0118E" w:rsidRDefault="00E0118E">
      <w:pPr>
        <w:widowControl w:val="0"/>
        <w:pBdr>
          <w:top w:val="nil"/>
          <w:left w:val="nil"/>
          <w:bottom w:val="nil"/>
          <w:right w:val="nil"/>
          <w:between w:val="nil"/>
        </w:pBdr>
        <w:spacing w:before="23" w:after="0" w:line="360" w:lineRule="auto"/>
        <w:ind w:firstLine="0"/>
        <w:jc w:val="center"/>
        <w:rPr>
          <w:rFonts w:eastAsia="Times New Roman"/>
          <w:color w:val="000000"/>
          <w:sz w:val="28"/>
          <w:szCs w:val="28"/>
          <w:lang w:eastAsia="pt-PT"/>
        </w:rPr>
        <w:pPrChange w:id="10" w:author="Délcio Raúl" w:date="2026-05-19T00:32:00Z" w16du:dateUtc="2026-05-18T23:32:00Z">
          <w:pPr>
            <w:widowControl w:val="0"/>
            <w:pBdr>
              <w:top w:val="nil"/>
              <w:left w:val="nil"/>
              <w:bottom w:val="nil"/>
              <w:right w:val="nil"/>
              <w:between w:val="nil"/>
            </w:pBdr>
            <w:spacing w:before="23" w:after="0"/>
            <w:ind w:firstLine="0"/>
            <w:jc w:val="center"/>
          </w:pPr>
        </w:pPrChange>
      </w:pPr>
    </w:p>
    <w:p w14:paraId="26D5801B" w14:textId="77777777" w:rsidR="00E0118E" w:rsidRDefault="00E0118E">
      <w:pPr>
        <w:widowControl w:val="0"/>
        <w:pBdr>
          <w:top w:val="nil"/>
          <w:left w:val="nil"/>
          <w:bottom w:val="nil"/>
          <w:right w:val="nil"/>
          <w:between w:val="nil"/>
        </w:pBdr>
        <w:spacing w:before="23" w:after="0" w:line="360" w:lineRule="auto"/>
        <w:ind w:firstLine="0"/>
        <w:jc w:val="center"/>
        <w:rPr>
          <w:rFonts w:eastAsia="Times New Roman"/>
          <w:color w:val="000000"/>
          <w:sz w:val="28"/>
          <w:szCs w:val="28"/>
          <w:lang w:eastAsia="pt-PT"/>
        </w:rPr>
        <w:pPrChange w:id="11" w:author="Délcio Raúl" w:date="2026-05-19T00:32:00Z" w16du:dateUtc="2026-05-18T23:32:00Z">
          <w:pPr>
            <w:widowControl w:val="0"/>
            <w:pBdr>
              <w:top w:val="nil"/>
              <w:left w:val="nil"/>
              <w:bottom w:val="nil"/>
              <w:right w:val="nil"/>
              <w:between w:val="nil"/>
            </w:pBdr>
            <w:spacing w:before="23" w:after="0"/>
            <w:ind w:firstLine="0"/>
            <w:jc w:val="center"/>
          </w:pPr>
        </w:pPrChange>
      </w:pPr>
    </w:p>
    <w:p w14:paraId="67A06379" w14:textId="3C2C0C77" w:rsidR="00F545CA" w:rsidRDefault="00E0118E">
      <w:pPr>
        <w:widowControl w:val="0"/>
        <w:pBdr>
          <w:top w:val="nil"/>
          <w:left w:val="nil"/>
          <w:bottom w:val="nil"/>
          <w:right w:val="nil"/>
          <w:between w:val="nil"/>
        </w:pBdr>
        <w:spacing w:before="23" w:after="0" w:line="360" w:lineRule="auto"/>
        <w:ind w:firstLine="0"/>
        <w:jc w:val="center"/>
        <w:rPr>
          <w:rFonts w:eastAsia="Times New Roman"/>
          <w:b/>
          <w:color w:val="000000"/>
          <w:sz w:val="28"/>
          <w:szCs w:val="28"/>
          <w:lang w:eastAsia="pt-PT"/>
        </w:rPr>
        <w:pPrChange w:id="12" w:author="Délcio Raúl" w:date="2026-05-19T00:32:00Z" w16du:dateUtc="2026-05-18T23:32:00Z">
          <w:pPr>
            <w:widowControl w:val="0"/>
            <w:pBdr>
              <w:top w:val="nil"/>
              <w:left w:val="nil"/>
              <w:bottom w:val="nil"/>
              <w:right w:val="nil"/>
              <w:between w:val="nil"/>
            </w:pBdr>
            <w:spacing w:before="23" w:after="0"/>
            <w:ind w:firstLine="0"/>
            <w:jc w:val="center"/>
          </w:pPr>
        </w:pPrChange>
      </w:pPr>
      <w:r w:rsidRPr="00E0118E">
        <w:rPr>
          <w:rFonts w:eastAsia="Times New Roman"/>
          <w:b/>
          <w:color w:val="000000"/>
          <w:sz w:val="28"/>
          <w:szCs w:val="28"/>
          <w:lang w:eastAsia="pt-PT"/>
        </w:rPr>
        <w:t xml:space="preserve">OTIMIZAÇÃO DA GESTÃO DE ATENDIMENTO </w:t>
      </w:r>
      <w:r w:rsidR="00F545CA">
        <w:rPr>
          <w:rFonts w:eastAsia="Times New Roman"/>
          <w:b/>
          <w:color w:val="000000"/>
          <w:sz w:val="28"/>
          <w:szCs w:val="28"/>
          <w:lang w:eastAsia="pt-PT"/>
        </w:rPr>
        <w:t xml:space="preserve">E </w:t>
      </w:r>
      <w:r w:rsidR="00E24C5C">
        <w:rPr>
          <w:rFonts w:eastAsia="Times New Roman"/>
          <w:b/>
          <w:color w:val="000000"/>
          <w:sz w:val="28"/>
          <w:szCs w:val="28"/>
          <w:lang w:eastAsia="pt-PT"/>
        </w:rPr>
        <w:t>PAGAMENTOS, DESENVOLVIMENTO</w:t>
      </w:r>
      <w:r w:rsidRPr="00E0118E">
        <w:rPr>
          <w:rFonts w:eastAsia="Times New Roman"/>
          <w:b/>
          <w:color w:val="000000"/>
          <w:sz w:val="28"/>
          <w:szCs w:val="28"/>
          <w:lang w:eastAsia="pt-PT"/>
        </w:rPr>
        <w:t xml:space="preserve"> DE UMA PLATAFORMA WEB PARA CLIENTES PRÉ E PÓS-PAGO</w:t>
      </w:r>
    </w:p>
    <w:p w14:paraId="0F1506BB" w14:textId="77777777" w:rsidR="00F545CA" w:rsidRPr="00E0118E" w:rsidRDefault="00F545CA">
      <w:pPr>
        <w:widowControl w:val="0"/>
        <w:pBdr>
          <w:top w:val="nil"/>
          <w:left w:val="nil"/>
          <w:bottom w:val="nil"/>
          <w:right w:val="nil"/>
          <w:between w:val="nil"/>
        </w:pBdr>
        <w:spacing w:before="23" w:after="0" w:line="360" w:lineRule="auto"/>
        <w:ind w:firstLine="0"/>
        <w:jc w:val="center"/>
        <w:rPr>
          <w:rFonts w:eastAsia="Times New Roman"/>
          <w:b/>
          <w:color w:val="000000"/>
          <w:sz w:val="28"/>
          <w:szCs w:val="28"/>
          <w:lang w:eastAsia="pt-PT"/>
        </w:rPr>
        <w:pPrChange w:id="13" w:author="Délcio Raúl" w:date="2026-05-19T00:32:00Z" w16du:dateUtc="2026-05-18T23:32:00Z">
          <w:pPr>
            <w:widowControl w:val="0"/>
            <w:pBdr>
              <w:top w:val="nil"/>
              <w:left w:val="nil"/>
              <w:bottom w:val="nil"/>
              <w:right w:val="nil"/>
              <w:between w:val="nil"/>
            </w:pBdr>
            <w:spacing w:before="23" w:after="0"/>
            <w:ind w:firstLine="0"/>
            <w:jc w:val="center"/>
          </w:pPr>
        </w:pPrChange>
      </w:pPr>
      <w:r>
        <w:rPr>
          <w:rFonts w:eastAsia="Times New Roman"/>
          <w:b/>
          <w:color w:val="000000"/>
          <w:sz w:val="28"/>
          <w:szCs w:val="28"/>
          <w:lang w:eastAsia="pt-PT"/>
        </w:rPr>
        <w:t>Caso de estudo: ENDE</w:t>
      </w:r>
    </w:p>
    <w:p w14:paraId="34AFEB62" w14:textId="77777777" w:rsidR="00E0118E" w:rsidRPr="00E0118E" w:rsidRDefault="00E0118E">
      <w:pPr>
        <w:spacing w:line="360" w:lineRule="auto"/>
        <w:rPr>
          <w:rFonts w:eastAsia="Times New Roman"/>
          <w:color w:val="000000"/>
          <w:sz w:val="28"/>
          <w:szCs w:val="28"/>
          <w:lang w:eastAsia="pt-PT"/>
        </w:rPr>
        <w:pPrChange w:id="14" w:author="Délcio Raúl" w:date="2026-05-19T00:32:00Z" w16du:dateUtc="2026-05-18T23:32:00Z">
          <w:pPr/>
        </w:pPrChange>
      </w:pPr>
      <w:r>
        <w:rPr>
          <w:rFonts w:eastAsia="Times New Roman"/>
          <w:color w:val="000000"/>
          <w:sz w:val="28"/>
          <w:szCs w:val="28"/>
          <w:lang w:eastAsia="pt-PT"/>
        </w:rPr>
        <w:br w:type="page"/>
      </w:r>
    </w:p>
    <w:p w14:paraId="5BE5D1F6" w14:textId="6C549F50" w:rsidR="00F545CA" w:rsidRDefault="00F545CA">
      <w:pPr>
        <w:widowControl w:val="0"/>
        <w:pBdr>
          <w:top w:val="nil"/>
          <w:left w:val="nil"/>
          <w:bottom w:val="nil"/>
          <w:right w:val="nil"/>
          <w:between w:val="nil"/>
        </w:pBdr>
        <w:spacing w:before="23" w:after="0" w:line="360" w:lineRule="auto"/>
        <w:ind w:firstLine="0"/>
        <w:rPr>
          <w:rFonts w:eastAsia="Times New Roman"/>
          <w:b/>
          <w:color w:val="000000"/>
          <w:sz w:val="28"/>
          <w:szCs w:val="28"/>
          <w:lang w:eastAsia="pt-PT"/>
        </w:rPr>
        <w:pPrChange w:id="15" w:author="Délcio Raúl" w:date="2026-05-19T00:32:00Z" w16du:dateUtc="2026-05-18T23:32:00Z">
          <w:pPr>
            <w:widowControl w:val="0"/>
            <w:pBdr>
              <w:top w:val="nil"/>
              <w:left w:val="nil"/>
              <w:bottom w:val="nil"/>
              <w:right w:val="nil"/>
              <w:between w:val="nil"/>
            </w:pBdr>
            <w:spacing w:before="23" w:after="0"/>
            <w:ind w:firstLine="0"/>
          </w:pPr>
        </w:pPrChange>
      </w:pPr>
      <w:r w:rsidRPr="00E0118E">
        <w:rPr>
          <w:rFonts w:eastAsia="Times New Roman"/>
          <w:b/>
          <w:color w:val="000000"/>
          <w:sz w:val="28"/>
          <w:szCs w:val="28"/>
          <w:lang w:eastAsia="pt-PT"/>
        </w:rPr>
        <w:lastRenderedPageBreak/>
        <w:t xml:space="preserve">OTIMIZAÇÃO DA GESTÃO DE ATENDIMENTO </w:t>
      </w:r>
      <w:r>
        <w:rPr>
          <w:rFonts w:eastAsia="Times New Roman"/>
          <w:b/>
          <w:color w:val="000000"/>
          <w:sz w:val="28"/>
          <w:szCs w:val="28"/>
          <w:lang w:eastAsia="pt-PT"/>
        </w:rPr>
        <w:t xml:space="preserve">E </w:t>
      </w:r>
      <w:r w:rsidR="00E24C5C">
        <w:rPr>
          <w:rFonts w:eastAsia="Times New Roman"/>
          <w:b/>
          <w:color w:val="000000"/>
          <w:sz w:val="28"/>
          <w:szCs w:val="28"/>
          <w:lang w:eastAsia="pt-PT"/>
        </w:rPr>
        <w:t>PAGAMENTOS, DESENVOLVIMENTO</w:t>
      </w:r>
      <w:r w:rsidRPr="00E0118E">
        <w:rPr>
          <w:rFonts w:eastAsia="Times New Roman"/>
          <w:b/>
          <w:color w:val="000000"/>
          <w:sz w:val="28"/>
          <w:szCs w:val="28"/>
          <w:lang w:eastAsia="pt-PT"/>
        </w:rPr>
        <w:t xml:space="preserve"> DE UMA PLATAFORMA WEB PARA CLIENTES PRÉ E PÓS-PAGO</w:t>
      </w:r>
    </w:p>
    <w:p w14:paraId="1AB4AF86" w14:textId="77777777" w:rsidR="00F545CA" w:rsidRPr="00E0118E" w:rsidRDefault="00F545CA">
      <w:pPr>
        <w:widowControl w:val="0"/>
        <w:pBdr>
          <w:top w:val="nil"/>
          <w:left w:val="nil"/>
          <w:bottom w:val="nil"/>
          <w:right w:val="nil"/>
          <w:between w:val="nil"/>
        </w:pBdr>
        <w:spacing w:before="23" w:after="0" w:line="360" w:lineRule="auto"/>
        <w:ind w:firstLine="0"/>
        <w:rPr>
          <w:rFonts w:eastAsia="Times New Roman"/>
          <w:b/>
          <w:color w:val="000000"/>
          <w:sz w:val="28"/>
          <w:szCs w:val="28"/>
          <w:lang w:eastAsia="pt-PT"/>
        </w:rPr>
        <w:pPrChange w:id="16" w:author="Délcio Raúl" w:date="2026-05-19T00:32:00Z" w16du:dateUtc="2026-05-18T23:32:00Z">
          <w:pPr>
            <w:widowControl w:val="0"/>
            <w:pBdr>
              <w:top w:val="nil"/>
              <w:left w:val="nil"/>
              <w:bottom w:val="nil"/>
              <w:right w:val="nil"/>
              <w:between w:val="nil"/>
            </w:pBdr>
            <w:spacing w:before="23" w:after="0"/>
            <w:ind w:firstLine="0"/>
          </w:pPr>
        </w:pPrChange>
      </w:pPr>
      <w:r>
        <w:rPr>
          <w:rFonts w:eastAsia="Times New Roman"/>
          <w:b/>
          <w:color w:val="000000"/>
          <w:sz w:val="28"/>
          <w:szCs w:val="28"/>
          <w:lang w:eastAsia="pt-PT"/>
        </w:rPr>
        <w:t>Caso de estudo: ENDE</w:t>
      </w:r>
    </w:p>
    <w:p w14:paraId="20BE6366" w14:textId="77777777" w:rsidR="00E0118E" w:rsidRPr="00E0118E" w:rsidRDefault="00E0118E">
      <w:pPr>
        <w:widowControl w:val="0"/>
        <w:pBdr>
          <w:top w:val="nil"/>
          <w:left w:val="nil"/>
          <w:bottom w:val="nil"/>
          <w:right w:val="nil"/>
          <w:between w:val="nil"/>
        </w:pBdr>
        <w:spacing w:before="3638" w:after="0" w:line="360" w:lineRule="auto"/>
        <w:ind w:right="-3" w:firstLine="0"/>
        <w:jc w:val="right"/>
        <w:rPr>
          <w:rFonts w:eastAsia="Times New Roman"/>
          <w:color w:val="000000"/>
          <w:lang w:eastAsia="pt-PT"/>
        </w:rPr>
        <w:pPrChange w:id="17" w:author="Délcio Raúl" w:date="2026-05-19T00:32:00Z" w16du:dateUtc="2026-05-18T23:32:00Z">
          <w:pPr>
            <w:widowControl w:val="0"/>
            <w:pBdr>
              <w:top w:val="nil"/>
              <w:left w:val="nil"/>
              <w:bottom w:val="nil"/>
              <w:right w:val="nil"/>
              <w:between w:val="nil"/>
            </w:pBdr>
            <w:spacing w:before="3638" w:after="0"/>
            <w:ind w:right="-3" w:firstLine="0"/>
            <w:jc w:val="right"/>
          </w:pPr>
        </w:pPrChange>
      </w:pPr>
      <w:r w:rsidRPr="00E0118E">
        <w:rPr>
          <w:rFonts w:eastAsia="Times New Roman"/>
          <w:color w:val="000000"/>
          <w:lang w:eastAsia="pt-PT"/>
        </w:rPr>
        <w:t xml:space="preserve">Pré-prova de aptidão profissional  </w:t>
      </w:r>
    </w:p>
    <w:p w14:paraId="42F810FA" w14:textId="77777777" w:rsidR="00E0118E" w:rsidRPr="00E0118E" w:rsidRDefault="00E0118E">
      <w:pPr>
        <w:widowControl w:val="0"/>
        <w:pBdr>
          <w:top w:val="nil"/>
          <w:left w:val="nil"/>
          <w:bottom w:val="nil"/>
          <w:right w:val="nil"/>
          <w:between w:val="nil"/>
        </w:pBdr>
        <w:spacing w:after="0" w:line="360" w:lineRule="auto"/>
        <w:ind w:right="-1" w:firstLine="0"/>
        <w:jc w:val="right"/>
        <w:rPr>
          <w:rFonts w:eastAsia="Times New Roman"/>
          <w:color w:val="000000"/>
          <w:lang w:eastAsia="pt-PT"/>
        </w:rPr>
        <w:pPrChange w:id="18" w:author="Délcio Raúl" w:date="2026-05-19T00:32:00Z" w16du:dateUtc="2026-05-18T23:32:00Z">
          <w:pPr>
            <w:widowControl w:val="0"/>
            <w:pBdr>
              <w:top w:val="nil"/>
              <w:left w:val="nil"/>
              <w:bottom w:val="nil"/>
              <w:right w:val="nil"/>
              <w:between w:val="nil"/>
            </w:pBdr>
            <w:spacing w:after="0"/>
            <w:ind w:right="-1" w:firstLine="0"/>
            <w:jc w:val="right"/>
          </w:pPr>
        </w:pPrChange>
      </w:pPr>
      <w:r w:rsidRPr="00E0118E">
        <w:rPr>
          <w:rFonts w:eastAsia="Times New Roman"/>
          <w:color w:val="000000"/>
          <w:lang w:eastAsia="pt-PT"/>
        </w:rPr>
        <w:t xml:space="preserve">apresentado á coordenação do curso Técnico  </w:t>
      </w:r>
    </w:p>
    <w:p w14:paraId="41B02741" w14:textId="77777777" w:rsidR="00E0118E" w:rsidRPr="00E0118E" w:rsidRDefault="00E0118E">
      <w:pPr>
        <w:widowControl w:val="0"/>
        <w:pBdr>
          <w:top w:val="nil"/>
          <w:left w:val="nil"/>
          <w:bottom w:val="nil"/>
          <w:right w:val="nil"/>
          <w:between w:val="nil"/>
        </w:pBdr>
        <w:spacing w:after="0" w:line="360" w:lineRule="auto"/>
        <w:ind w:right="-1" w:firstLine="0"/>
        <w:jc w:val="right"/>
        <w:rPr>
          <w:rFonts w:eastAsia="Times New Roman"/>
          <w:color w:val="000000"/>
          <w:lang w:eastAsia="pt-PT"/>
        </w:rPr>
        <w:pPrChange w:id="19" w:author="Délcio Raúl" w:date="2026-05-19T00:32:00Z" w16du:dateUtc="2026-05-18T23:32:00Z">
          <w:pPr>
            <w:widowControl w:val="0"/>
            <w:pBdr>
              <w:top w:val="nil"/>
              <w:left w:val="nil"/>
              <w:bottom w:val="nil"/>
              <w:right w:val="nil"/>
              <w:between w:val="nil"/>
            </w:pBdr>
            <w:spacing w:after="0"/>
            <w:ind w:right="-1" w:firstLine="0"/>
            <w:jc w:val="right"/>
          </w:pPr>
        </w:pPrChange>
      </w:pPr>
      <w:r w:rsidRPr="00E0118E">
        <w:rPr>
          <w:rFonts w:eastAsia="Times New Roman"/>
          <w:color w:val="000000"/>
          <w:lang w:eastAsia="pt-PT"/>
        </w:rPr>
        <w:t xml:space="preserve">de Informática do Instituto Médio Comercial  </w:t>
      </w:r>
    </w:p>
    <w:p w14:paraId="1DDEB9B0" w14:textId="77777777" w:rsidR="00E0118E" w:rsidRPr="00E0118E" w:rsidRDefault="00E0118E">
      <w:pPr>
        <w:widowControl w:val="0"/>
        <w:pBdr>
          <w:top w:val="nil"/>
          <w:left w:val="nil"/>
          <w:bottom w:val="nil"/>
          <w:right w:val="nil"/>
          <w:between w:val="nil"/>
        </w:pBdr>
        <w:spacing w:after="0" w:line="360" w:lineRule="auto"/>
        <w:ind w:right="-2" w:firstLine="0"/>
        <w:jc w:val="right"/>
        <w:rPr>
          <w:rFonts w:eastAsia="Times New Roman"/>
          <w:color w:val="000000"/>
          <w:lang w:eastAsia="pt-PT"/>
        </w:rPr>
        <w:pPrChange w:id="20" w:author="Délcio Raúl" w:date="2026-05-19T00:32:00Z" w16du:dateUtc="2026-05-18T23:32:00Z">
          <w:pPr>
            <w:widowControl w:val="0"/>
            <w:pBdr>
              <w:top w:val="nil"/>
              <w:left w:val="nil"/>
              <w:bottom w:val="nil"/>
              <w:right w:val="nil"/>
              <w:between w:val="nil"/>
            </w:pBdr>
            <w:spacing w:after="0"/>
            <w:ind w:right="-2" w:firstLine="0"/>
            <w:jc w:val="right"/>
          </w:pPr>
        </w:pPrChange>
      </w:pPr>
      <w:r w:rsidRPr="00E0118E">
        <w:rPr>
          <w:rFonts w:eastAsia="Times New Roman"/>
          <w:color w:val="000000"/>
          <w:lang w:eastAsia="pt-PT"/>
        </w:rPr>
        <w:t xml:space="preserve">de Luanda como um dos requisitos para  </w:t>
      </w:r>
    </w:p>
    <w:p w14:paraId="04865CF3" w14:textId="77777777" w:rsidR="00E0118E" w:rsidRPr="00E0118E" w:rsidRDefault="00E0118E">
      <w:pPr>
        <w:widowControl w:val="0"/>
        <w:pBdr>
          <w:top w:val="nil"/>
          <w:left w:val="nil"/>
          <w:bottom w:val="nil"/>
          <w:right w:val="nil"/>
          <w:between w:val="nil"/>
        </w:pBdr>
        <w:spacing w:after="0" w:line="360" w:lineRule="auto"/>
        <w:ind w:right="60" w:firstLine="0"/>
        <w:jc w:val="right"/>
        <w:rPr>
          <w:rFonts w:eastAsia="Times New Roman"/>
          <w:color w:val="000000"/>
          <w:lang w:eastAsia="pt-PT"/>
        </w:rPr>
        <w:pPrChange w:id="21" w:author="Délcio Raúl" w:date="2026-05-19T00:32:00Z" w16du:dateUtc="2026-05-18T23:32:00Z">
          <w:pPr>
            <w:widowControl w:val="0"/>
            <w:pBdr>
              <w:top w:val="nil"/>
              <w:left w:val="nil"/>
              <w:bottom w:val="nil"/>
              <w:right w:val="nil"/>
              <w:between w:val="nil"/>
            </w:pBdr>
            <w:spacing w:after="0"/>
            <w:ind w:right="60" w:firstLine="0"/>
            <w:jc w:val="right"/>
          </w:pPr>
        </w:pPrChange>
      </w:pPr>
      <w:r w:rsidRPr="00E0118E">
        <w:rPr>
          <w:rFonts w:eastAsia="Times New Roman"/>
          <w:color w:val="000000"/>
          <w:lang w:eastAsia="pt-PT"/>
        </w:rPr>
        <w:t xml:space="preserve">aprovação da Prova de </w:t>
      </w:r>
    </w:p>
    <w:p w14:paraId="31A878BF" w14:textId="77777777" w:rsidR="00E0118E" w:rsidRPr="00E0118E" w:rsidRDefault="00E0118E">
      <w:pPr>
        <w:widowControl w:val="0"/>
        <w:pBdr>
          <w:top w:val="nil"/>
          <w:left w:val="nil"/>
          <w:bottom w:val="nil"/>
          <w:right w:val="nil"/>
          <w:between w:val="nil"/>
        </w:pBdr>
        <w:spacing w:after="0" w:line="360" w:lineRule="auto"/>
        <w:ind w:right="3" w:firstLine="0"/>
        <w:jc w:val="right"/>
        <w:rPr>
          <w:rFonts w:eastAsia="Times New Roman"/>
          <w:color w:val="000000"/>
          <w:lang w:eastAsia="pt-PT"/>
        </w:rPr>
        <w:pPrChange w:id="22" w:author="Délcio Raúl" w:date="2026-05-19T00:32:00Z" w16du:dateUtc="2026-05-18T23:32:00Z">
          <w:pPr>
            <w:widowControl w:val="0"/>
            <w:pBdr>
              <w:top w:val="nil"/>
              <w:left w:val="nil"/>
              <w:bottom w:val="nil"/>
              <w:right w:val="nil"/>
              <w:between w:val="nil"/>
            </w:pBdr>
            <w:spacing w:after="0"/>
            <w:ind w:right="3" w:firstLine="0"/>
            <w:jc w:val="right"/>
          </w:pPr>
        </w:pPrChange>
      </w:pPr>
      <w:r w:rsidRPr="00E0118E">
        <w:rPr>
          <w:rFonts w:eastAsia="Times New Roman"/>
          <w:color w:val="000000"/>
          <w:lang w:eastAsia="pt-PT"/>
        </w:rPr>
        <w:t xml:space="preserve">Aptidão Profissional, sob a orientação  </w:t>
      </w:r>
    </w:p>
    <w:p w14:paraId="272D0025" w14:textId="77777777" w:rsidR="00E0118E" w:rsidRPr="00E0118E" w:rsidRDefault="00E0118E">
      <w:pPr>
        <w:widowControl w:val="0"/>
        <w:pBdr>
          <w:top w:val="nil"/>
          <w:left w:val="nil"/>
          <w:bottom w:val="nil"/>
          <w:right w:val="nil"/>
          <w:between w:val="nil"/>
        </w:pBdr>
        <w:spacing w:before="19" w:after="0" w:line="360" w:lineRule="auto"/>
        <w:ind w:right="1" w:firstLine="0"/>
        <w:jc w:val="right"/>
        <w:rPr>
          <w:rFonts w:eastAsia="Times New Roman"/>
          <w:color w:val="000000"/>
          <w:lang w:eastAsia="pt-PT"/>
        </w:rPr>
        <w:pPrChange w:id="23" w:author="Délcio Raúl" w:date="2026-05-19T00:32:00Z" w16du:dateUtc="2026-05-18T23:32:00Z">
          <w:pPr>
            <w:widowControl w:val="0"/>
            <w:pBdr>
              <w:top w:val="nil"/>
              <w:left w:val="nil"/>
              <w:bottom w:val="nil"/>
              <w:right w:val="nil"/>
              <w:between w:val="nil"/>
            </w:pBdr>
            <w:spacing w:before="19" w:after="0"/>
            <w:ind w:right="1" w:firstLine="0"/>
            <w:jc w:val="right"/>
          </w:pPr>
        </w:pPrChange>
      </w:pPr>
      <w:r w:rsidRPr="00E0118E">
        <w:rPr>
          <w:rFonts w:eastAsia="Times New Roman"/>
          <w:color w:val="000000"/>
          <w:lang w:eastAsia="pt-PT"/>
        </w:rPr>
        <w:t xml:space="preserve">do Professor Eugénio  </w:t>
      </w:r>
    </w:p>
    <w:p w14:paraId="046B4D3B" w14:textId="77777777" w:rsidR="00E0118E" w:rsidRPr="00E0118E" w:rsidRDefault="00E0118E">
      <w:pPr>
        <w:widowControl w:val="0"/>
        <w:pBdr>
          <w:top w:val="nil"/>
          <w:left w:val="nil"/>
          <w:bottom w:val="nil"/>
          <w:right w:val="nil"/>
          <w:between w:val="nil"/>
        </w:pBdr>
        <w:spacing w:before="19" w:after="0" w:line="360" w:lineRule="auto"/>
        <w:ind w:right="82" w:firstLine="0"/>
        <w:jc w:val="right"/>
        <w:rPr>
          <w:rFonts w:eastAsia="Times New Roman"/>
          <w:color w:val="000000"/>
          <w:lang w:eastAsia="pt-PT"/>
        </w:rPr>
        <w:pPrChange w:id="24" w:author="Délcio Raúl" w:date="2026-05-19T00:32:00Z" w16du:dateUtc="2026-05-18T23:32:00Z">
          <w:pPr>
            <w:widowControl w:val="0"/>
            <w:pBdr>
              <w:top w:val="nil"/>
              <w:left w:val="nil"/>
              <w:bottom w:val="nil"/>
              <w:right w:val="nil"/>
              <w:between w:val="nil"/>
            </w:pBdr>
            <w:spacing w:before="19" w:after="0"/>
            <w:ind w:right="82" w:firstLine="0"/>
            <w:jc w:val="right"/>
          </w:pPr>
        </w:pPrChange>
      </w:pPr>
      <w:r w:rsidRPr="00E0118E">
        <w:rPr>
          <w:rFonts w:eastAsia="Times New Roman"/>
          <w:color w:val="000000"/>
          <w:lang w:eastAsia="pt-PT"/>
        </w:rPr>
        <w:t>Monteiro.</w:t>
      </w:r>
    </w:p>
    <w:p w14:paraId="237E9658" w14:textId="77777777" w:rsidR="00E0118E" w:rsidRDefault="00E0118E">
      <w:pPr>
        <w:spacing w:line="360" w:lineRule="auto"/>
        <w:rPr>
          <w:rFonts w:eastAsia="Times New Roman"/>
          <w:color w:val="000000"/>
          <w:sz w:val="28"/>
          <w:szCs w:val="28"/>
          <w:lang w:eastAsia="pt-PT"/>
        </w:rPr>
        <w:pPrChange w:id="25" w:author="Délcio Raúl" w:date="2026-05-19T00:32:00Z" w16du:dateUtc="2026-05-18T23:32:00Z">
          <w:pPr/>
        </w:pPrChange>
      </w:pPr>
      <w:r>
        <w:rPr>
          <w:rFonts w:eastAsia="Times New Roman"/>
          <w:color w:val="000000"/>
          <w:sz w:val="28"/>
          <w:szCs w:val="28"/>
          <w:lang w:eastAsia="pt-PT"/>
        </w:rPr>
        <w:br w:type="page"/>
      </w:r>
    </w:p>
    <w:p w14:paraId="4A5A7380" w14:textId="77777777" w:rsidR="00E0118E" w:rsidRPr="00E0118E" w:rsidRDefault="00E0118E">
      <w:pPr>
        <w:widowControl w:val="0"/>
        <w:pBdr>
          <w:top w:val="nil"/>
          <w:left w:val="nil"/>
          <w:bottom w:val="nil"/>
          <w:right w:val="nil"/>
          <w:between w:val="nil"/>
        </w:pBdr>
        <w:spacing w:after="0" w:line="360" w:lineRule="auto"/>
        <w:ind w:left="3720" w:firstLine="0"/>
        <w:rPr>
          <w:rFonts w:eastAsia="Times New Roman"/>
          <w:color w:val="000000"/>
          <w:sz w:val="28"/>
          <w:szCs w:val="28"/>
          <w:lang w:eastAsia="pt-PT"/>
        </w:rPr>
        <w:pPrChange w:id="26" w:author="Délcio Raúl" w:date="2026-05-19T00:32:00Z" w16du:dateUtc="2026-05-18T23:32:00Z">
          <w:pPr>
            <w:widowControl w:val="0"/>
            <w:pBdr>
              <w:top w:val="nil"/>
              <w:left w:val="nil"/>
              <w:bottom w:val="nil"/>
              <w:right w:val="nil"/>
              <w:between w:val="nil"/>
            </w:pBdr>
            <w:spacing w:after="0"/>
            <w:ind w:left="3720" w:firstLine="0"/>
          </w:pPr>
        </w:pPrChange>
      </w:pPr>
      <w:r w:rsidRPr="00E0118E">
        <w:rPr>
          <w:rFonts w:eastAsia="Times New Roman"/>
          <w:color w:val="000000"/>
          <w:sz w:val="28"/>
          <w:szCs w:val="28"/>
          <w:lang w:eastAsia="pt-PT"/>
        </w:rPr>
        <w:lastRenderedPageBreak/>
        <w:t xml:space="preserve">Ficha técnica </w:t>
      </w:r>
    </w:p>
    <w:p w14:paraId="0B0DE4EC" w14:textId="77777777" w:rsidR="00E0118E" w:rsidRPr="00E0118E" w:rsidRDefault="00F545CA">
      <w:pPr>
        <w:widowControl w:val="0"/>
        <w:pBdr>
          <w:top w:val="nil"/>
          <w:left w:val="nil"/>
          <w:bottom w:val="nil"/>
          <w:right w:val="nil"/>
          <w:between w:val="nil"/>
        </w:pBdr>
        <w:spacing w:before="38" w:after="0" w:line="360" w:lineRule="auto"/>
        <w:ind w:firstLine="0"/>
        <w:jc w:val="center"/>
        <w:rPr>
          <w:rFonts w:eastAsia="Times New Roman"/>
          <w:color w:val="000000"/>
          <w:sz w:val="28"/>
          <w:szCs w:val="28"/>
          <w:lang w:eastAsia="pt-PT"/>
        </w:rPr>
        <w:pPrChange w:id="27" w:author="Délcio Raúl" w:date="2026-05-19T00:32:00Z" w16du:dateUtc="2026-05-18T23:32:00Z">
          <w:pPr>
            <w:widowControl w:val="0"/>
            <w:pBdr>
              <w:top w:val="nil"/>
              <w:left w:val="nil"/>
              <w:bottom w:val="nil"/>
              <w:right w:val="nil"/>
              <w:between w:val="nil"/>
            </w:pBdr>
            <w:spacing w:before="38" w:after="0"/>
            <w:ind w:firstLine="0"/>
            <w:jc w:val="center"/>
          </w:pPr>
        </w:pPrChange>
      </w:pPr>
      <w:r>
        <w:rPr>
          <w:rFonts w:eastAsia="Times New Roman"/>
          <w:noProof/>
          <w:color w:val="000000"/>
          <w:sz w:val="28"/>
          <w:szCs w:val="28"/>
          <w:lang w:eastAsia="pt-PT"/>
        </w:rPr>
        <w:drawing>
          <wp:inline distT="0" distB="0" distL="0" distR="0" wp14:anchorId="15A99DAF" wp14:editId="7AA6349C">
            <wp:extent cx="3023235" cy="3023235"/>
            <wp:effectExtent l="0" t="0" r="5715" b="571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28051073_1416121013585197_6007303261127301665_n.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3235" cy="3023235"/>
                    </a:xfrm>
                    <a:prstGeom prst="rect">
                      <a:avLst/>
                    </a:prstGeom>
                  </pic:spPr>
                </pic:pic>
              </a:graphicData>
            </a:graphic>
          </wp:inline>
        </w:drawing>
      </w:r>
    </w:p>
    <w:p w14:paraId="2F13E908" w14:textId="77777777" w:rsidR="00E0118E" w:rsidRPr="00E0118E" w:rsidRDefault="00E0118E">
      <w:pPr>
        <w:widowControl w:val="0"/>
        <w:pBdr>
          <w:top w:val="nil"/>
          <w:left w:val="nil"/>
          <w:bottom w:val="nil"/>
          <w:right w:val="nil"/>
          <w:between w:val="nil"/>
        </w:pBdr>
        <w:spacing w:after="0" w:line="360" w:lineRule="auto"/>
        <w:ind w:left="47" w:firstLine="0"/>
        <w:rPr>
          <w:rFonts w:eastAsia="Times New Roman"/>
          <w:b/>
          <w:bCs/>
          <w:color w:val="000000"/>
          <w:lang w:eastAsia="pt-PT"/>
        </w:rPr>
        <w:pPrChange w:id="28" w:author="Délcio Raúl" w:date="2026-05-19T00:32:00Z" w16du:dateUtc="2026-05-18T23:32:00Z">
          <w:pPr>
            <w:widowControl w:val="0"/>
            <w:pBdr>
              <w:top w:val="nil"/>
              <w:left w:val="nil"/>
              <w:bottom w:val="nil"/>
              <w:right w:val="nil"/>
              <w:between w:val="nil"/>
            </w:pBdr>
            <w:spacing w:after="0"/>
            <w:ind w:left="47" w:firstLine="0"/>
          </w:pPr>
        </w:pPrChange>
      </w:pPr>
      <w:r w:rsidRPr="00E0118E">
        <w:rPr>
          <w:rFonts w:eastAsia="Times New Roman"/>
          <w:b/>
          <w:bCs/>
          <w:color w:val="000000"/>
          <w:lang w:eastAsia="pt-PT"/>
        </w:rPr>
        <w:t xml:space="preserve">Nome: Délcio Raúl Tchissola </w:t>
      </w:r>
    </w:p>
    <w:p w14:paraId="29DFB3B2" w14:textId="77777777" w:rsidR="00E0118E" w:rsidRPr="00E0118E" w:rsidRDefault="00E0118E">
      <w:pPr>
        <w:widowControl w:val="0"/>
        <w:pBdr>
          <w:top w:val="nil"/>
          <w:left w:val="nil"/>
          <w:bottom w:val="nil"/>
          <w:right w:val="nil"/>
          <w:between w:val="nil"/>
        </w:pBdr>
        <w:spacing w:before="19" w:after="0" w:line="360" w:lineRule="auto"/>
        <w:ind w:left="47" w:firstLine="0"/>
        <w:rPr>
          <w:rFonts w:eastAsia="Times New Roman"/>
          <w:b/>
          <w:bCs/>
          <w:color w:val="000000"/>
          <w:lang w:eastAsia="pt-PT"/>
        </w:rPr>
        <w:pPrChange w:id="29" w:author="Délcio Raúl" w:date="2026-05-19T00:32:00Z" w16du:dateUtc="2026-05-18T23:32:00Z">
          <w:pPr>
            <w:widowControl w:val="0"/>
            <w:pBdr>
              <w:top w:val="nil"/>
              <w:left w:val="nil"/>
              <w:bottom w:val="nil"/>
              <w:right w:val="nil"/>
              <w:between w:val="nil"/>
            </w:pBdr>
            <w:spacing w:before="19" w:after="0"/>
            <w:ind w:left="47" w:firstLine="0"/>
          </w:pPr>
        </w:pPrChange>
      </w:pPr>
      <w:r w:rsidRPr="00E0118E">
        <w:rPr>
          <w:rFonts w:eastAsia="Times New Roman"/>
          <w:b/>
          <w:bCs/>
          <w:color w:val="000000"/>
          <w:lang w:eastAsia="pt-PT"/>
        </w:rPr>
        <w:t xml:space="preserve">Nº09 </w:t>
      </w:r>
    </w:p>
    <w:p w14:paraId="05FD7AB3" w14:textId="77777777" w:rsidR="00E0118E" w:rsidRPr="00E0118E" w:rsidRDefault="00E0118E">
      <w:pPr>
        <w:widowControl w:val="0"/>
        <w:pBdr>
          <w:top w:val="nil"/>
          <w:left w:val="nil"/>
          <w:bottom w:val="nil"/>
          <w:right w:val="nil"/>
          <w:between w:val="nil"/>
        </w:pBdr>
        <w:spacing w:before="19" w:after="0" w:line="360" w:lineRule="auto"/>
        <w:ind w:left="53" w:firstLine="0"/>
        <w:rPr>
          <w:rFonts w:eastAsia="Times New Roman"/>
          <w:b/>
          <w:bCs/>
          <w:color w:val="000000"/>
          <w:lang w:eastAsia="pt-PT"/>
        </w:rPr>
        <w:pPrChange w:id="30" w:author="Délcio Raúl" w:date="2026-05-19T00:32:00Z" w16du:dateUtc="2026-05-18T23:32:00Z">
          <w:pPr>
            <w:widowControl w:val="0"/>
            <w:pBdr>
              <w:top w:val="nil"/>
              <w:left w:val="nil"/>
              <w:bottom w:val="nil"/>
              <w:right w:val="nil"/>
              <w:between w:val="nil"/>
            </w:pBdr>
            <w:spacing w:before="19" w:after="0"/>
            <w:ind w:left="53" w:firstLine="0"/>
          </w:pPr>
        </w:pPrChange>
      </w:pPr>
      <w:r w:rsidRPr="00E0118E">
        <w:rPr>
          <w:rFonts w:eastAsia="Times New Roman"/>
          <w:b/>
          <w:bCs/>
          <w:color w:val="000000"/>
          <w:lang w:eastAsia="pt-PT"/>
        </w:rPr>
        <w:t xml:space="preserve">Curso: Informática de Gestão </w:t>
      </w:r>
    </w:p>
    <w:p w14:paraId="6858DFFE" w14:textId="77777777" w:rsidR="00E0118E" w:rsidRPr="00E0118E" w:rsidRDefault="00E0118E">
      <w:pPr>
        <w:widowControl w:val="0"/>
        <w:pBdr>
          <w:top w:val="nil"/>
          <w:left w:val="nil"/>
          <w:bottom w:val="nil"/>
          <w:right w:val="nil"/>
          <w:between w:val="nil"/>
        </w:pBdr>
        <w:spacing w:before="20" w:after="0" w:line="360" w:lineRule="auto"/>
        <w:ind w:left="52" w:firstLine="0"/>
        <w:rPr>
          <w:rFonts w:eastAsia="Times New Roman"/>
          <w:b/>
          <w:bCs/>
          <w:color w:val="000000"/>
          <w:lang w:eastAsia="pt-PT"/>
        </w:rPr>
        <w:pPrChange w:id="31" w:author="Délcio Raúl" w:date="2026-05-19T00:32:00Z" w16du:dateUtc="2026-05-18T23:32:00Z">
          <w:pPr>
            <w:widowControl w:val="0"/>
            <w:pBdr>
              <w:top w:val="nil"/>
              <w:left w:val="nil"/>
              <w:bottom w:val="nil"/>
              <w:right w:val="nil"/>
              <w:between w:val="nil"/>
            </w:pBdr>
            <w:spacing w:before="20" w:after="0"/>
            <w:ind w:left="52" w:firstLine="0"/>
          </w:pPr>
        </w:pPrChange>
      </w:pPr>
      <w:r w:rsidRPr="00E0118E">
        <w:rPr>
          <w:rFonts w:eastAsia="Times New Roman"/>
          <w:b/>
          <w:bCs/>
          <w:color w:val="000000"/>
          <w:lang w:eastAsia="pt-PT"/>
        </w:rPr>
        <w:t xml:space="preserve">Turma: ATI </w:t>
      </w:r>
    </w:p>
    <w:p w14:paraId="3496119B" w14:textId="77777777" w:rsidR="00E0118E" w:rsidRPr="00E0118E" w:rsidRDefault="00E0118E">
      <w:pPr>
        <w:widowControl w:val="0"/>
        <w:pBdr>
          <w:top w:val="nil"/>
          <w:left w:val="nil"/>
          <w:bottom w:val="nil"/>
          <w:right w:val="nil"/>
          <w:between w:val="nil"/>
        </w:pBdr>
        <w:spacing w:before="24" w:after="0" w:line="360" w:lineRule="auto"/>
        <w:ind w:left="56" w:firstLine="0"/>
        <w:rPr>
          <w:rFonts w:eastAsia="Times New Roman"/>
          <w:b/>
          <w:bCs/>
          <w:color w:val="000000"/>
          <w:lang w:eastAsia="pt-PT"/>
        </w:rPr>
        <w:pPrChange w:id="32" w:author="Délcio Raúl" w:date="2026-05-19T00:32:00Z" w16du:dateUtc="2026-05-18T23:32:00Z">
          <w:pPr>
            <w:widowControl w:val="0"/>
            <w:pBdr>
              <w:top w:val="nil"/>
              <w:left w:val="nil"/>
              <w:bottom w:val="nil"/>
              <w:right w:val="nil"/>
              <w:between w:val="nil"/>
            </w:pBdr>
            <w:spacing w:before="24" w:after="0"/>
            <w:ind w:left="56" w:firstLine="0"/>
          </w:pPr>
        </w:pPrChange>
      </w:pPr>
      <w:r w:rsidRPr="00E0118E">
        <w:rPr>
          <w:rFonts w:eastAsia="Times New Roman"/>
          <w:b/>
          <w:bCs/>
          <w:color w:val="000000"/>
          <w:lang w:eastAsia="pt-PT"/>
        </w:rPr>
        <w:t xml:space="preserve">Sala: 01 </w:t>
      </w:r>
    </w:p>
    <w:p w14:paraId="7C2E2439" w14:textId="77777777" w:rsidR="00E0118E" w:rsidRDefault="00E0118E">
      <w:pPr>
        <w:widowControl w:val="0"/>
        <w:pBdr>
          <w:top w:val="nil"/>
          <w:left w:val="nil"/>
          <w:bottom w:val="nil"/>
          <w:right w:val="nil"/>
          <w:between w:val="nil"/>
        </w:pBdr>
        <w:spacing w:before="19" w:after="0" w:line="360" w:lineRule="auto"/>
        <w:ind w:left="53" w:firstLine="0"/>
        <w:rPr>
          <w:rFonts w:eastAsia="Times New Roman"/>
          <w:b/>
          <w:bCs/>
          <w:color w:val="000000"/>
          <w:lang w:eastAsia="pt-PT"/>
        </w:rPr>
        <w:pPrChange w:id="33" w:author="Délcio Raúl" w:date="2026-05-19T00:32:00Z" w16du:dateUtc="2026-05-18T23:32:00Z">
          <w:pPr>
            <w:widowControl w:val="0"/>
            <w:pBdr>
              <w:top w:val="nil"/>
              <w:left w:val="nil"/>
              <w:bottom w:val="nil"/>
              <w:right w:val="nil"/>
              <w:between w:val="nil"/>
            </w:pBdr>
            <w:spacing w:before="19" w:after="0"/>
            <w:ind w:left="53" w:firstLine="0"/>
          </w:pPr>
        </w:pPrChange>
      </w:pPr>
      <w:r w:rsidRPr="00E0118E">
        <w:rPr>
          <w:rFonts w:eastAsia="Times New Roman"/>
          <w:b/>
          <w:bCs/>
          <w:color w:val="000000"/>
          <w:lang w:eastAsia="pt-PT"/>
        </w:rPr>
        <w:t>Classe: 12ª</w:t>
      </w:r>
    </w:p>
    <w:p w14:paraId="11309266" w14:textId="77777777" w:rsidR="00F2261B" w:rsidRPr="00F2261B" w:rsidRDefault="0016170F">
      <w:pPr>
        <w:pStyle w:val="Ttulo1"/>
        <w:spacing w:line="360" w:lineRule="auto"/>
        <w:pPrChange w:id="34" w:author="Délcio Raúl" w:date="2026-05-19T00:32:00Z" w16du:dateUtc="2026-05-18T23:32:00Z">
          <w:pPr>
            <w:pStyle w:val="Ttulo1"/>
          </w:pPr>
        </w:pPrChange>
      </w:pPr>
      <w:r>
        <w:br w:type="page"/>
      </w:r>
      <w:bookmarkStart w:id="35" w:name="_Toc230073917"/>
      <w:bookmarkStart w:id="36" w:name="_Toc230102864"/>
      <w:r w:rsidR="00F2261B">
        <w:lastRenderedPageBreak/>
        <w:t>Dedicatória</w:t>
      </w:r>
      <w:bookmarkEnd w:id="35"/>
      <w:bookmarkEnd w:id="36"/>
    </w:p>
    <w:p w14:paraId="0F6D17EB" w14:textId="77777777" w:rsidR="006822FC" w:rsidRPr="006822FC" w:rsidRDefault="006822FC">
      <w:pPr>
        <w:spacing w:before="120" w:after="120" w:line="360" w:lineRule="auto"/>
        <w:ind w:firstLine="0"/>
        <w:rPr>
          <w:rFonts w:eastAsia="Times New Roman"/>
          <w:lang w:eastAsia="pt-PT"/>
        </w:rPr>
        <w:pPrChange w:id="37" w:author="Délcio Raúl" w:date="2026-05-19T00:32:00Z" w16du:dateUtc="2026-05-18T23:32:00Z">
          <w:pPr>
            <w:spacing w:before="120" w:after="120"/>
            <w:ind w:firstLine="0"/>
          </w:pPr>
        </w:pPrChange>
      </w:pPr>
      <w:r w:rsidRPr="006822FC">
        <w:rPr>
          <w:rFonts w:eastAsia="Times New Roman"/>
          <w:lang w:eastAsia="pt-PT"/>
        </w:rPr>
        <w:t>Dedico este trabalho à minha família, pelo apoio incondicional, paciência e incentivo ao longo de toda a minha jornada académica. Aos meus amigos e colegas, que partilharam os desafios e as conquistas, e a todos os cidadãos angolanos que anseiam por serviços públicos mais eficientes e transparentes, inspirando a busca por soluções tecnológicas que melhorem o quotidiano.</w:t>
      </w:r>
    </w:p>
    <w:p w14:paraId="673B4313" w14:textId="77777777" w:rsidR="006822FC" w:rsidRDefault="006822FC">
      <w:pPr>
        <w:spacing w:line="360" w:lineRule="auto"/>
        <w:rPr>
          <w:b/>
          <w:bCs/>
          <w:color w:val="000000"/>
        </w:rPr>
        <w:pPrChange w:id="38" w:author="Délcio Raúl" w:date="2026-05-19T00:32:00Z" w16du:dateUtc="2026-05-18T23:32:00Z">
          <w:pPr/>
        </w:pPrChange>
      </w:pPr>
      <w:r>
        <w:rPr>
          <w:b/>
          <w:bCs/>
          <w:color w:val="000000"/>
        </w:rPr>
        <w:br w:type="page"/>
      </w:r>
    </w:p>
    <w:p w14:paraId="67890C49" w14:textId="4F6A9B05" w:rsidR="006822FC" w:rsidRPr="00FD2FFF" w:rsidRDefault="00E24C5C">
      <w:pPr>
        <w:pStyle w:val="Ttulo1"/>
        <w:spacing w:line="360" w:lineRule="auto"/>
        <w:pPrChange w:id="39" w:author="Délcio Raúl" w:date="2026-05-19T00:32:00Z" w16du:dateUtc="2026-05-18T23:32:00Z">
          <w:pPr>
            <w:pStyle w:val="Ttulo1"/>
          </w:pPr>
        </w:pPrChange>
      </w:pPr>
      <w:bookmarkStart w:id="40" w:name="_Toc230102865"/>
      <w:r>
        <w:lastRenderedPageBreak/>
        <w:t>Agradecimentos</w:t>
      </w:r>
      <w:bookmarkEnd w:id="40"/>
    </w:p>
    <w:p w14:paraId="0FA94B4D" w14:textId="77777777" w:rsidR="006822FC" w:rsidRPr="006822FC" w:rsidRDefault="006822FC">
      <w:pPr>
        <w:spacing w:before="120" w:after="120" w:line="360" w:lineRule="auto"/>
        <w:ind w:firstLine="0"/>
        <w:rPr>
          <w:rFonts w:eastAsia="Times New Roman"/>
          <w:lang w:eastAsia="pt-PT"/>
        </w:rPr>
        <w:pPrChange w:id="41" w:author="Délcio Raúl" w:date="2026-05-19T00:32:00Z" w16du:dateUtc="2026-05-18T23:32:00Z">
          <w:pPr>
            <w:spacing w:before="120" w:after="120"/>
            <w:ind w:firstLine="0"/>
          </w:pPr>
        </w:pPrChange>
      </w:pPr>
      <w:r w:rsidRPr="006822FC">
        <w:rPr>
          <w:rFonts w:eastAsia="Times New Roman"/>
          <w:lang w:eastAsia="pt-PT"/>
        </w:rPr>
        <w:t>Em primeiro lugar, agradeço a Deus, pela força e sabedoria concedidas para superar todos os obstáculos.</w:t>
      </w:r>
    </w:p>
    <w:p w14:paraId="6CBA8955" w14:textId="77777777" w:rsidR="006822FC" w:rsidRPr="006822FC" w:rsidRDefault="006822FC">
      <w:pPr>
        <w:spacing w:before="120" w:after="120" w:line="360" w:lineRule="auto"/>
        <w:ind w:firstLine="0"/>
        <w:rPr>
          <w:rFonts w:eastAsia="Times New Roman"/>
          <w:lang w:eastAsia="pt-PT"/>
        </w:rPr>
        <w:pPrChange w:id="42" w:author="Délcio Raúl" w:date="2026-05-19T00:32:00Z" w16du:dateUtc="2026-05-18T23:32:00Z">
          <w:pPr>
            <w:spacing w:before="120" w:after="120"/>
            <w:ind w:firstLine="0"/>
          </w:pPr>
        </w:pPrChange>
      </w:pPr>
      <w:r w:rsidRPr="006822FC">
        <w:rPr>
          <w:rFonts w:eastAsia="Times New Roman"/>
          <w:lang w:eastAsia="pt-PT"/>
        </w:rPr>
        <w:t>Aos meus pais e familiares, por todo o sacrifício, amor e confiança depositados em mim. Sem o vosso suporte, este caminho seria infinitamente mais difícil.</w:t>
      </w:r>
    </w:p>
    <w:p w14:paraId="4B338334" w14:textId="77777777" w:rsidR="006822FC" w:rsidRPr="006822FC" w:rsidRDefault="006822FC">
      <w:pPr>
        <w:spacing w:before="120" w:after="120" w:line="360" w:lineRule="auto"/>
        <w:ind w:firstLine="0"/>
        <w:rPr>
          <w:rFonts w:eastAsia="Times New Roman"/>
          <w:lang w:eastAsia="pt-PT"/>
        </w:rPr>
        <w:pPrChange w:id="43" w:author="Délcio Raúl" w:date="2026-05-19T00:32:00Z" w16du:dateUtc="2026-05-18T23:32:00Z">
          <w:pPr>
            <w:spacing w:before="120" w:after="120"/>
            <w:ind w:firstLine="0"/>
          </w:pPr>
        </w:pPrChange>
      </w:pPr>
      <w:r w:rsidRPr="006822FC">
        <w:rPr>
          <w:rFonts w:eastAsia="Times New Roman"/>
          <w:lang w:eastAsia="pt-PT"/>
        </w:rPr>
        <w:t>Aos meus professores e orientadores, pelos ensinamentos, pela partilha de conhecimento e pela dedicação incansável em formar profissionais capacitados. Em especial, ao Professor Eugénio Monteiro, pela orientação e paciência.</w:t>
      </w:r>
    </w:p>
    <w:p w14:paraId="123D4F84" w14:textId="77777777" w:rsidR="006822FC" w:rsidRPr="006822FC" w:rsidRDefault="006822FC">
      <w:pPr>
        <w:spacing w:before="120" w:after="120" w:line="360" w:lineRule="auto"/>
        <w:ind w:firstLine="0"/>
        <w:rPr>
          <w:rFonts w:eastAsia="Times New Roman"/>
          <w:lang w:eastAsia="pt-PT"/>
        </w:rPr>
        <w:pPrChange w:id="44" w:author="Délcio Raúl" w:date="2026-05-19T00:32:00Z" w16du:dateUtc="2026-05-18T23:32:00Z">
          <w:pPr>
            <w:spacing w:before="120" w:after="120"/>
            <w:ind w:firstLine="0"/>
          </w:pPr>
        </w:pPrChange>
      </w:pPr>
      <w:r w:rsidRPr="006822FC">
        <w:rPr>
          <w:rFonts w:eastAsia="Times New Roman"/>
          <w:lang w:eastAsia="pt-PT"/>
        </w:rPr>
        <w:t>Aos meus amigos e colegas de turma, pela camaradagem, pelas horas de estudo em conjunto e pelo apoio mútuo que foi fundamental para a conclusão desta etapa.</w:t>
      </w:r>
    </w:p>
    <w:p w14:paraId="55202476" w14:textId="77777777" w:rsidR="00FD2FFF" w:rsidRDefault="006822FC">
      <w:pPr>
        <w:pStyle w:val="Ttulo1"/>
        <w:spacing w:line="360" w:lineRule="auto"/>
        <w:jc w:val="center"/>
        <w:pPrChange w:id="45" w:author="Délcio Raúl" w:date="2026-05-19T00:32:00Z" w16du:dateUtc="2026-05-18T23:32:00Z">
          <w:pPr>
            <w:pStyle w:val="Ttulo1"/>
            <w:jc w:val="center"/>
          </w:pPr>
        </w:pPrChange>
      </w:pPr>
      <w:r>
        <w:br w:type="page"/>
      </w:r>
      <w:bookmarkStart w:id="46" w:name="_Toc230073919"/>
      <w:bookmarkStart w:id="47" w:name="_Toc230102866"/>
      <w:r w:rsidR="00B75CA0">
        <w:lastRenderedPageBreak/>
        <w:t>Epígrafe</w:t>
      </w:r>
      <w:bookmarkEnd w:id="46"/>
      <w:bookmarkEnd w:id="47"/>
    </w:p>
    <w:p w14:paraId="4D23B4D5" w14:textId="77777777" w:rsidR="00FD2FFF" w:rsidRDefault="00FD2FFF">
      <w:pPr>
        <w:spacing w:line="360" w:lineRule="auto"/>
        <w:jc w:val="center"/>
        <w:pPrChange w:id="48" w:author="Délcio Raúl" w:date="2026-05-19T00:32:00Z" w16du:dateUtc="2026-05-18T23:32:00Z">
          <w:pPr>
            <w:jc w:val="center"/>
          </w:pPr>
        </w:pPrChange>
      </w:pPr>
    </w:p>
    <w:p w14:paraId="6DDD33C8" w14:textId="77777777" w:rsidR="00FD2FFF" w:rsidRDefault="00FD2FFF">
      <w:pPr>
        <w:spacing w:line="360" w:lineRule="auto"/>
        <w:jc w:val="center"/>
        <w:pPrChange w:id="49" w:author="Délcio Raúl" w:date="2026-05-19T00:32:00Z" w16du:dateUtc="2026-05-18T23:32:00Z">
          <w:pPr>
            <w:jc w:val="center"/>
          </w:pPr>
        </w:pPrChange>
      </w:pPr>
    </w:p>
    <w:p w14:paraId="5A1868C8" w14:textId="77777777" w:rsidR="00FD2FFF" w:rsidRDefault="00FD2FFF">
      <w:pPr>
        <w:spacing w:line="360" w:lineRule="auto"/>
        <w:jc w:val="center"/>
        <w:pPrChange w:id="50" w:author="Délcio Raúl" w:date="2026-05-19T00:32:00Z" w16du:dateUtc="2026-05-18T23:32:00Z">
          <w:pPr>
            <w:jc w:val="center"/>
          </w:pPr>
        </w:pPrChange>
      </w:pPr>
    </w:p>
    <w:p w14:paraId="75789480" w14:textId="77777777" w:rsidR="00FD2FFF" w:rsidRDefault="00FD2FFF">
      <w:pPr>
        <w:spacing w:line="360" w:lineRule="auto"/>
        <w:jc w:val="center"/>
        <w:pPrChange w:id="51" w:author="Délcio Raúl" w:date="2026-05-19T00:32:00Z" w16du:dateUtc="2026-05-18T23:32:00Z">
          <w:pPr>
            <w:jc w:val="center"/>
          </w:pPr>
        </w:pPrChange>
      </w:pPr>
    </w:p>
    <w:p w14:paraId="2DE5D628" w14:textId="77777777" w:rsidR="00FD2FFF" w:rsidRDefault="00FD2FFF">
      <w:pPr>
        <w:spacing w:line="360" w:lineRule="auto"/>
        <w:jc w:val="center"/>
        <w:pPrChange w:id="52" w:author="Délcio Raúl" w:date="2026-05-19T00:32:00Z" w16du:dateUtc="2026-05-18T23:32:00Z">
          <w:pPr>
            <w:jc w:val="center"/>
          </w:pPr>
        </w:pPrChange>
      </w:pPr>
    </w:p>
    <w:p w14:paraId="6555867C" w14:textId="77777777" w:rsidR="00FD2FFF" w:rsidRDefault="00FD2FFF">
      <w:pPr>
        <w:spacing w:line="360" w:lineRule="auto"/>
        <w:jc w:val="center"/>
        <w:pPrChange w:id="53" w:author="Délcio Raúl" w:date="2026-05-19T00:32:00Z" w16du:dateUtc="2026-05-18T23:32:00Z">
          <w:pPr>
            <w:jc w:val="center"/>
          </w:pPr>
        </w:pPrChange>
      </w:pPr>
    </w:p>
    <w:p w14:paraId="1D15279A" w14:textId="77777777" w:rsidR="00FD2FFF" w:rsidRDefault="00FD2FFF">
      <w:pPr>
        <w:spacing w:line="360" w:lineRule="auto"/>
        <w:jc w:val="center"/>
        <w:pPrChange w:id="54" w:author="Délcio Raúl" w:date="2026-05-19T00:32:00Z" w16du:dateUtc="2026-05-18T23:32:00Z">
          <w:pPr>
            <w:jc w:val="center"/>
          </w:pPr>
        </w:pPrChange>
      </w:pPr>
    </w:p>
    <w:p w14:paraId="4F9D0FA4" w14:textId="77777777" w:rsidR="00FD2FFF" w:rsidRDefault="00FD2FFF">
      <w:pPr>
        <w:spacing w:line="360" w:lineRule="auto"/>
        <w:jc w:val="center"/>
        <w:pPrChange w:id="55" w:author="Délcio Raúl" w:date="2026-05-19T00:32:00Z" w16du:dateUtc="2026-05-18T23:32:00Z">
          <w:pPr>
            <w:jc w:val="center"/>
          </w:pPr>
        </w:pPrChange>
      </w:pPr>
    </w:p>
    <w:p w14:paraId="576DF878" w14:textId="77777777" w:rsidR="00FD2FFF" w:rsidRDefault="00FD2FFF">
      <w:pPr>
        <w:spacing w:line="360" w:lineRule="auto"/>
        <w:jc w:val="center"/>
        <w:pPrChange w:id="56" w:author="Délcio Raúl" w:date="2026-05-19T00:32:00Z" w16du:dateUtc="2026-05-18T23:32:00Z">
          <w:pPr>
            <w:jc w:val="center"/>
          </w:pPr>
        </w:pPrChange>
      </w:pPr>
    </w:p>
    <w:p w14:paraId="30E1F108" w14:textId="77777777" w:rsidR="00FD2FFF" w:rsidRDefault="00FD2FFF">
      <w:pPr>
        <w:spacing w:line="360" w:lineRule="auto"/>
        <w:jc w:val="center"/>
        <w:pPrChange w:id="57" w:author="Délcio Raúl" w:date="2026-05-19T00:32:00Z" w16du:dateUtc="2026-05-18T23:32:00Z">
          <w:pPr>
            <w:jc w:val="center"/>
          </w:pPr>
        </w:pPrChange>
      </w:pPr>
    </w:p>
    <w:p w14:paraId="66E886C9" w14:textId="77777777" w:rsidR="00FD2FFF" w:rsidRDefault="00FD2FFF">
      <w:pPr>
        <w:spacing w:line="360" w:lineRule="auto"/>
        <w:jc w:val="center"/>
        <w:pPrChange w:id="58" w:author="Délcio Raúl" w:date="2026-05-19T00:32:00Z" w16du:dateUtc="2026-05-18T23:32:00Z">
          <w:pPr>
            <w:jc w:val="center"/>
          </w:pPr>
        </w:pPrChange>
      </w:pPr>
    </w:p>
    <w:p w14:paraId="0187C6C8" w14:textId="77777777" w:rsidR="00FD2FFF" w:rsidRDefault="00FD2FFF">
      <w:pPr>
        <w:spacing w:line="360" w:lineRule="auto"/>
        <w:jc w:val="center"/>
        <w:pPrChange w:id="59" w:author="Délcio Raúl" w:date="2026-05-19T00:32:00Z" w16du:dateUtc="2026-05-18T23:32:00Z">
          <w:pPr>
            <w:jc w:val="center"/>
          </w:pPr>
        </w:pPrChange>
      </w:pPr>
    </w:p>
    <w:p w14:paraId="50E1A080" w14:textId="77777777" w:rsidR="00FD2FFF" w:rsidRDefault="00FD2FFF">
      <w:pPr>
        <w:spacing w:line="360" w:lineRule="auto"/>
        <w:jc w:val="center"/>
        <w:pPrChange w:id="60" w:author="Délcio Raúl" w:date="2026-05-19T00:32:00Z" w16du:dateUtc="2026-05-18T23:32:00Z">
          <w:pPr>
            <w:jc w:val="center"/>
          </w:pPr>
        </w:pPrChange>
      </w:pPr>
    </w:p>
    <w:p w14:paraId="7AD73107" w14:textId="77777777" w:rsidR="00FD2FFF" w:rsidRDefault="00FD2FFF">
      <w:pPr>
        <w:spacing w:line="360" w:lineRule="auto"/>
        <w:jc w:val="center"/>
        <w:pPrChange w:id="61" w:author="Délcio Raúl" w:date="2026-05-19T00:32:00Z" w16du:dateUtc="2026-05-18T23:32:00Z">
          <w:pPr>
            <w:jc w:val="center"/>
          </w:pPr>
        </w:pPrChange>
      </w:pPr>
    </w:p>
    <w:p w14:paraId="2C80DFBE" w14:textId="77777777" w:rsidR="00FD2FFF" w:rsidRDefault="00B75CA0">
      <w:pPr>
        <w:spacing w:line="360" w:lineRule="auto"/>
        <w:jc w:val="right"/>
        <w:pPrChange w:id="62" w:author="Délcio Raúl" w:date="2026-05-19T00:32:00Z" w16du:dateUtc="2026-05-18T23:32:00Z">
          <w:pPr>
            <w:jc w:val="right"/>
          </w:pPr>
        </w:pPrChange>
      </w:pPr>
      <w:r>
        <w:t>““A educação é a arma mais poderosa que podes usar para mudar o mundo.”</w:t>
      </w:r>
    </w:p>
    <w:p w14:paraId="67143BC9" w14:textId="77777777" w:rsidR="00FD2FFF" w:rsidRDefault="00B75CA0">
      <w:pPr>
        <w:spacing w:line="360" w:lineRule="auto"/>
        <w:jc w:val="right"/>
        <w:pPrChange w:id="63" w:author="Délcio Raúl" w:date="2026-05-19T00:32:00Z" w16du:dateUtc="2026-05-18T23:32:00Z">
          <w:pPr>
            <w:jc w:val="right"/>
          </w:pPr>
        </w:pPrChange>
      </w:pPr>
      <w:r>
        <w:t>-Nelson Mandela</w:t>
      </w:r>
    </w:p>
    <w:p w14:paraId="0E467DF7" w14:textId="77777777" w:rsidR="00B75CA0" w:rsidRDefault="00B75CA0">
      <w:pPr>
        <w:spacing w:line="360" w:lineRule="auto"/>
        <w:jc w:val="center"/>
        <w:rPr>
          <w:rFonts w:eastAsia="Times New Roman"/>
          <w:color w:val="000000"/>
          <w:sz w:val="36"/>
          <w:szCs w:val="36"/>
          <w:lang w:eastAsia="pt-PT"/>
        </w:rPr>
        <w:pPrChange w:id="64" w:author="Délcio Raúl" w:date="2026-05-19T00:32:00Z" w16du:dateUtc="2026-05-18T23:32:00Z">
          <w:pPr>
            <w:jc w:val="center"/>
          </w:pPr>
        </w:pPrChange>
      </w:pPr>
      <w:r>
        <w:rPr>
          <w:b/>
          <w:bCs/>
          <w:color w:val="000000"/>
        </w:rPr>
        <w:br w:type="page"/>
      </w:r>
    </w:p>
    <w:p w14:paraId="35C451DA" w14:textId="4E009A9F" w:rsidR="00062091" w:rsidRPr="00062091" w:rsidRDefault="00062091">
      <w:pPr>
        <w:pStyle w:val="Ttulo1"/>
        <w:spacing w:line="360" w:lineRule="auto"/>
        <w:rPr>
          <w:ins w:id="65" w:author="Délcio Raúl" w:date="2026-05-18T22:53:00Z"/>
          <w:lang w:val="pt-AO"/>
        </w:rPr>
        <w:pPrChange w:id="66" w:author="Délcio Raúl" w:date="2026-05-19T00:32:00Z" w16du:dateUtc="2026-05-18T23:32:00Z">
          <w:pPr>
            <w:spacing w:before="100" w:beforeAutospacing="1" w:after="100" w:afterAutospacing="1"/>
            <w:ind w:firstLine="0"/>
            <w:outlineLvl w:val="1"/>
          </w:pPr>
        </w:pPrChange>
      </w:pPr>
      <w:bookmarkStart w:id="67" w:name="_Toc230102867"/>
      <w:ins w:id="68" w:author="Délcio Raúl" w:date="2026-05-18T22:53:00Z">
        <w:r w:rsidRPr="00062091">
          <w:rPr>
            <w:lang w:val="pt-AO"/>
          </w:rPr>
          <w:lastRenderedPageBreak/>
          <w:t>Resumo</w:t>
        </w:r>
        <w:bookmarkEnd w:id="67"/>
      </w:ins>
    </w:p>
    <w:p w14:paraId="4784D796" w14:textId="77777777" w:rsidR="00062091" w:rsidRPr="00062091" w:rsidRDefault="00062091">
      <w:pPr>
        <w:spacing w:after="0" w:line="360" w:lineRule="auto"/>
        <w:ind w:firstLine="0"/>
        <w:rPr>
          <w:ins w:id="69" w:author="Délcio Raúl" w:date="2026-05-18T22:53:00Z"/>
          <w:rFonts w:eastAsia="Times New Roman"/>
          <w:lang w:val="pt-AO" w:eastAsia="pt-AO"/>
        </w:rPr>
        <w:pPrChange w:id="70" w:author="Délcio Raúl" w:date="2026-05-19T00:32:00Z" w16du:dateUtc="2026-05-18T23:32:00Z">
          <w:pPr>
            <w:spacing w:before="100" w:beforeAutospacing="1" w:after="100" w:afterAutospacing="1"/>
            <w:ind w:firstLine="0"/>
          </w:pPr>
        </w:pPrChange>
      </w:pPr>
      <w:ins w:id="71" w:author="Délcio Raúl" w:date="2026-05-18T22:53:00Z">
        <w:r w:rsidRPr="00062091">
          <w:rPr>
            <w:rFonts w:eastAsia="Times New Roman"/>
            <w:lang w:val="pt-AO" w:eastAsia="pt-AO"/>
          </w:rPr>
          <w:t>O presente trabalho aborda a problemática da ineficiência operacional e da gestão de atendimento ao cliente na Empresa Nacional de Distribuição de Electricidade (ENDE-EP) em Angola. Diante de desafios como filas excessivas, dificuldades na consulta de dívidas, falta de transparência na faturação e limitações nos serviços de recarga de energia pré-paga, propõe-se o desenvolvimento de uma plataforma web integrada para clientes pré e pós-pagos.</w:t>
        </w:r>
      </w:ins>
    </w:p>
    <w:p w14:paraId="4E4F6298" w14:textId="77777777" w:rsidR="00062091" w:rsidRPr="00062091" w:rsidRDefault="00062091">
      <w:pPr>
        <w:spacing w:after="0" w:line="360" w:lineRule="auto"/>
        <w:ind w:firstLine="0"/>
        <w:rPr>
          <w:ins w:id="72" w:author="Délcio Raúl" w:date="2026-05-18T22:53:00Z"/>
          <w:rFonts w:eastAsia="Times New Roman"/>
          <w:lang w:val="pt-AO" w:eastAsia="pt-AO"/>
        </w:rPr>
        <w:pPrChange w:id="73" w:author="Délcio Raúl" w:date="2026-05-19T00:32:00Z" w16du:dateUtc="2026-05-18T23:32:00Z">
          <w:pPr>
            <w:spacing w:before="100" w:beforeAutospacing="1" w:after="100" w:afterAutospacing="1"/>
            <w:ind w:firstLine="0"/>
          </w:pPr>
        </w:pPrChange>
      </w:pPr>
      <w:ins w:id="74" w:author="Délcio Raúl" w:date="2026-05-18T22:53:00Z">
        <w:r w:rsidRPr="00062091">
          <w:rPr>
            <w:rFonts w:eastAsia="Times New Roman"/>
            <w:lang w:val="pt-AO" w:eastAsia="pt-AO"/>
          </w:rPr>
          <w:t>A solução desenvolvida tem como objetivo otimizar a interação entre a ENDE e os seus clientes, permitindo funcionalidades como consulta de faturas, verificação de saldo energético, pagamentos online, receção de notificações e acesso remoto aos serviços de atendimento. A plataforma foi concebida utilizando as tecnologias Django, Bootstrap e PostgreSQL, garantindo maior segurança, organização e eficiência na gestão dos dados e processos.</w:t>
        </w:r>
      </w:ins>
    </w:p>
    <w:p w14:paraId="56863789" w14:textId="77777777" w:rsidR="00062091" w:rsidRPr="00062091" w:rsidRDefault="00062091">
      <w:pPr>
        <w:spacing w:after="0" w:line="360" w:lineRule="auto"/>
        <w:ind w:firstLine="0"/>
        <w:rPr>
          <w:ins w:id="75" w:author="Délcio Raúl" w:date="2026-05-18T22:53:00Z"/>
          <w:rFonts w:eastAsia="Times New Roman"/>
          <w:lang w:val="pt-AO" w:eastAsia="pt-AO"/>
        </w:rPr>
        <w:pPrChange w:id="76" w:author="Délcio Raúl" w:date="2026-05-19T00:32:00Z" w16du:dateUtc="2026-05-18T23:32:00Z">
          <w:pPr>
            <w:spacing w:before="100" w:beforeAutospacing="1" w:after="100" w:afterAutospacing="1"/>
            <w:ind w:firstLine="0"/>
          </w:pPr>
        </w:pPrChange>
      </w:pPr>
      <w:ins w:id="77" w:author="Délcio Raúl" w:date="2026-05-18T22:53:00Z">
        <w:r w:rsidRPr="00062091">
          <w:rPr>
            <w:rFonts w:eastAsia="Times New Roman"/>
            <w:lang w:val="pt-AO" w:eastAsia="pt-AO"/>
          </w:rPr>
          <w:t>Através da digitalização e automatização dos serviços, o projeto busca reduzir falhas operacionais, minimizar atrasos no atendimento, aumentar a transparência dos processos e melhorar a experiência do utilizador. A metodologia adotada incluiu a análise dos problemas existentes, o levantamento de requisitos, a modelagem do sistema e o desenvolvimento de uma arquitetura web baseada no padrão MVT (Model-View-Template).</w:t>
        </w:r>
      </w:ins>
    </w:p>
    <w:p w14:paraId="760D6632" w14:textId="77777777" w:rsidR="00062091" w:rsidRPr="00062091" w:rsidRDefault="00062091">
      <w:pPr>
        <w:spacing w:after="0" w:line="360" w:lineRule="auto"/>
        <w:ind w:firstLine="0"/>
        <w:rPr>
          <w:ins w:id="78" w:author="Délcio Raúl" w:date="2026-05-18T22:53:00Z"/>
          <w:rFonts w:eastAsia="Times New Roman"/>
          <w:lang w:val="pt-AO" w:eastAsia="pt-AO"/>
        </w:rPr>
        <w:pPrChange w:id="79" w:author="Délcio Raúl" w:date="2026-05-19T00:32:00Z" w16du:dateUtc="2026-05-18T23:32:00Z">
          <w:pPr>
            <w:spacing w:before="100" w:beforeAutospacing="1" w:after="100" w:afterAutospacing="1"/>
            <w:ind w:firstLine="0"/>
          </w:pPr>
        </w:pPrChange>
      </w:pPr>
      <w:ins w:id="80" w:author="Délcio Raúl" w:date="2026-05-18T22:53:00Z">
        <w:r w:rsidRPr="00062091">
          <w:rPr>
            <w:rFonts w:eastAsia="Times New Roman"/>
            <w:lang w:val="pt-AO" w:eastAsia="pt-AO"/>
          </w:rPr>
          <w:t>Como resultado, espera-se contribuir para a modernização dos serviços digitais da ENDE, promovendo uma gestão mais eficiente, acessível e transparente no setor elétrico angolano.</w:t>
        </w:r>
      </w:ins>
    </w:p>
    <w:p w14:paraId="7B168DC9" w14:textId="104F965C" w:rsidR="00F361F5" w:rsidRDefault="00062091">
      <w:pPr>
        <w:spacing w:after="0" w:line="360" w:lineRule="auto"/>
        <w:ind w:firstLine="0"/>
        <w:rPr>
          <w:ins w:id="81" w:author="Délcio Raúl" w:date="2026-05-18T23:07:00Z" w16du:dateUtc="2026-05-18T22:07:00Z"/>
          <w:rFonts w:eastAsia="Times New Roman"/>
          <w:lang w:val="pt-AO" w:eastAsia="pt-AO"/>
        </w:rPr>
        <w:pPrChange w:id="82" w:author="Délcio Raúl" w:date="2026-05-19T00:32:00Z" w16du:dateUtc="2026-05-18T23:32:00Z">
          <w:pPr>
            <w:spacing w:after="0"/>
            <w:ind w:firstLine="0"/>
          </w:pPr>
        </w:pPrChange>
      </w:pPr>
      <w:ins w:id="83" w:author="Délcio Raúl" w:date="2026-05-18T22:53:00Z">
        <w:r w:rsidRPr="00062091">
          <w:rPr>
            <w:rFonts w:eastAsia="Times New Roman"/>
            <w:b/>
            <w:bCs/>
            <w:lang w:val="pt-AO" w:eastAsia="pt-AO"/>
          </w:rPr>
          <w:t>Palavras-chave:</w:t>
        </w:r>
        <w:r w:rsidRPr="00062091">
          <w:rPr>
            <w:rFonts w:eastAsia="Times New Roman"/>
            <w:lang w:val="pt-AO" w:eastAsia="pt-AO"/>
          </w:rPr>
          <w:t xml:space="preserve"> ENDE, Plataforma Web, Django, PostgreSQL, Gestão de Atendimento, Pagamentos Online, Angola.</w:t>
        </w:r>
      </w:ins>
    </w:p>
    <w:p w14:paraId="556B4C01" w14:textId="20944956" w:rsidR="00062091" w:rsidRPr="00062091" w:rsidRDefault="00F361F5">
      <w:pPr>
        <w:spacing w:line="360" w:lineRule="auto"/>
        <w:rPr>
          <w:ins w:id="84" w:author="Délcio Raúl" w:date="2026-05-18T22:53:00Z"/>
          <w:rFonts w:eastAsia="Times New Roman"/>
          <w:lang w:val="pt-AO" w:eastAsia="pt-AO"/>
        </w:rPr>
        <w:pPrChange w:id="85" w:author="Délcio Raúl" w:date="2026-05-19T00:32:00Z" w16du:dateUtc="2026-05-18T23:32:00Z">
          <w:pPr>
            <w:spacing w:before="100" w:beforeAutospacing="1" w:after="100" w:afterAutospacing="1"/>
            <w:ind w:firstLine="0"/>
          </w:pPr>
        </w:pPrChange>
      </w:pPr>
      <w:ins w:id="86" w:author="Délcio Raúl" w:date="2026-05-18T23:07:00Z" w16du:dateUtc="2026-05-18T22:07:00Z">
        <w:r>
          <w:rPr>
            <w:rFonts w:eastAsia="Times New Roman"/>
            <w:lang w:val="pt-AO" w:eastAsia="pt-AO"/>
          </w:rPr>
          <w:br w:type="page"/>
        </w:r>
      </w:ins>
    </w:p>
    <w:p w14:paraId="415B2E71" w14:textId="3ECDF545" w:rsidR="006822FC" w:rsidRPr="006822FC" w:rsidDel="00062091" w:rsidRDefault="00F2261B">
      <w:pPr>
        <w:pStyle w:val="Ttulo1"/>
        <w:spacing w:after="0" w:line="360" w:lineRule="auto"/>
        <w:rPr>
          <w:del w:id="87" w:author="Délcio Raúl" w:date="2026-05-18T22:53:00Z"/>
        </w:rPr>
        <w:pPrChange w:id="88" w:author="Délcio Raúl" w:date="2026-05-19T00:32:00Z" w16du:dateUtc="2026-05-18T23:32:00Z">
          <w:pPr>
            <w:pStyle w:val="Ttulo1"/>
          </w:pPr>
        </w:pPrChange>
      </w:pPr>
      <w:del w:id="89" w:author="Délcio Raúl" w:date="2026-05-18T22:53:00Z">
        <w:r w:rsidDel="00062091">
          <w:lastRenderedPageBreak/>
          <w:delText>Resumo</w:delText>
        </w:r>
      </w:del>
    </w:p>
    <w:p w14:paraId="62118A5A" w14:textId="1B15101F" w:rsidR="006822FC" w:rsidRPr="006822FC" w:rsidDel="00062091" w:rsidRDefault="006822FC">
      <w:pPr>
        <w:spacing w:after="0" w:line="360" w:lineRule="auto"/>
        <w:ind w:firstLine="0"/>
        <w:rPr>
          <w:del w:id="90" w:author="Délcio Raúl" w:date="2026-05-18T22:53:00Z"/>
          <w:rFonts w:eastAsia="Times New Roman"/>
          <w:lang w:eastAsia="pt-PT"/>
        </w:rPr>
        <w:pPrChange w:id="91" w:author="Délcio Raúl" w:date="2026-05-19T00:32:00Z" w16du:dateUtc="2026-05-18T23:32:00Z">
          <w:pPr>
            <w:spacing w:before="120" w:after="120"/>
            <w:ind w:firstLine="0"/>
          </w:pPr>
        </w:pPrChange>
      </w:pPr>
      <w:del w:id="92" w:author="Délcio Raúl" w:date="2026-05-18T22:53:00Z">
        <w:r w:rsidRPr="006822FC" w:rsidDel="00062091">
          <w:rPr>
            <w:rFonts w:eastAsia="Times New Roman"/>
            <w:lang w:eastAsia="pt-PT"/>
          </w:rPr>
          <w:delText>O presente trabalho aborda a problemática da ineficiência operacional e da gestão de atendimento ao cliente na Empresa Nacional de Distribuição de Eletricidade (ENDE-EP) em Angola. Face aos desafios como filas excessivas, falta de transparência na faturação, dificuldades na consulta de dívidas e no carregamento de energia pré-paga, propõe-se o desenvolvimento de uma plataforma web self-service. Esta solução visa otimizar a interação entre a ENDE e os seus clientes, permitindo a consulta de dívidas, verificação de saldo de energia, pagamentos online, receção de notificações e acesso a apoio ao cliente de forma remota. Através da digitalização e automatização de processos, o projeto procura mitigar as oportunidades de corrupção e negligência, melhorar a satisfação do utilizador e contribuir para a sustentabilidade financeira da empresa. A metodologia inclui a análise dos problemas existentes, o projeto de uma arquitetura web robusta e a implementação de funcionalidades chave, com o objetivo de transformar a experiência do cliente e promover uma gestão mais eficiente e transparente no setor elétrico angolano.</w:delText>
        </w:r>
      </w:del>
    </w:p>
    <w:p w14:paraId="55F58EB6" w14:textId="12182824" w:rsidR="006822FC" w:rsidRPr="006822FC" w:rsidDel="00062091" w:rsidRDefault="006822FC">
      <w:pPr>
        <w:spacing w:after="0" w:line="360" w:lineRule="auto"/>
        <w:ind w:firstLine="0"/>
        <w:rPr>
          <w:del w:id="93" w:author="Délcio Raúl" w:date="2026-05-18T22:53:00Z"/>
          <w:rFonts w:eastAsia="Times New Roman"/>
          <w:sz w:val="12"/>
          <w:szCs w:val="12"/>
          <w:lang w:eastAsia="pt-PT"/>
        </w:rPr>
        <w:pPrChange w:id="94" w:author="Délcio Raúl" w:date="2026-05-19T00:32:00Z" w16du:dateUtc="2026-05-18T23:32:00Z">
          <w:pPr>
            <w:spacing w:after="60"/>
            <w:ind w:firstLine="0"/>
          </w:pPr>
        </w:pPrChange>
      </w:pPr>
    </w:p>
    <w:p w14:paraId="4870CB29" w14:textId="65DE2DAB" w:rsidR="006822FC" w:rsidRPr="006822FC" w:rsidDel="00062091" w:rsidRDefault="006822FC">
      <w:pPr>
        <w:spacing w:after="0" w:line="360" w:lineRule="auto"/>
        <w:ind w:firstLine="0"/>
        <w:rPr>
          <w:del w:id="95" w:author="Délcio Raúl" w:date="2026-05-18T22:53:00Z"/>
          <w:rFonts w:eastAsia="Times New Roman"/>
          <w:lang w:eastAsia="pt-PT"/>
        </w:rPr>
        <w:pPrChange w:id="96" w:author="Délcio Raúl" w:date="2026-05-19T00:32:00Z" w16du:dateUtc="2026-05-18T23:32:00Z">
          <w:pPr>
            <w:spacing w:before="120" w:after="120"/>
            <w:ind w:firstLine="0"/>
          </w:pPr>
        </w:pPrChange>
      </w:pPr>
      <w:del w:id="97" w:author="Délcio Raúl" w:date="2026-05-18T22:53:00Z">
        <w:r w:rsidRPr="006822FC" w:rsidDel="00062091">
          <w:rPr>
            <w:rFonts w:eastAsia="Times New Roman"/>
            <w:b/>
            <w:bCs/>
            <w:lang w:eastAsia="pt-PT"/>
          </w:rPr>
          <w:delText>Palavras-chave:</w:delText>
        </w:r>
        <w:r w:rsidRPr="006822FC" w:rsidDel="00062091">
          <w:rPr>
            <w:rFonts w:eastAsia="Times New Roman"/>
            <w:lang w:eastAsia="pt-PT"/>
          </w:rPr>
          <w:delText xml:space="preserve"> ENDE, Gestão de Energia, Plataforma Web, Atendimento ao Cliente, Pagamentos Online, Transparência, Angola.</w:delText>
        </w:r>
      </w:del>
    </w:p>
    <w:p w14:paraId="2A2EC514" w14:textId="45E860BA" w:rsidR="006822FC" w:rsidDel="00062091" w:rsidRDefault="006822FC">
      <w:pPr>
        <w:spacing w:after="0" w:line="360" w:lineRule="auto"/>
        <w:ind w:firstLine="0"/>
        <w:rPr>
          <w:del w:id="98" w:author="Délcio Raúl" w:date="2026-05-18T22:53:00Z"/>
          <w:b/>
          <w:bCs/>
          <w:color w:val="000000"/>
        </w:rPr>
        <w:pPrChange w:id="99" w:author="Délcio Raúl" w:date="2026-05-19T00:32:00Z" w16du:dateUtc="2026-05-18T23:32:00Z">
          <w:pPr>
            <w:ind w:firstLine="0"/>
          </w:pPr>
        </w:pPrChange>
      </w:pPr>
      <w:del w:id="100" w:author="Délcio Raúl" w:date="2026-05-18T22:53:00Z">
        <w:r w:rsidDel="00062091">
          <w:rPr>
            <w:b/>
            <w:bCs/>
            <w:color w:val="000000"/>
          </w:rPr>
          <w:br w:type="page"/>
        </w:r>
      </w:del>
    </w:p>
    <w:p w14:paraId="271D5930" w14:textId="77777777" w:rsidR="00F361F5" w:rsidRPr="00F361F5" w:rsidRDefault="00F361F5">
      <w:pPr>
        <w:pStyle w:val="Ttulo1"/>
        <w:spacing w:line="360" w:lineRule="auto"/>
        <w:rPr>
          <w:ins w:id="101" w:author="Délcio Raúl" w:date="2026-05-18T23:08:00Z" w16du:dateUtc="2026-05-18T22:08:00Z"/>
          <w:lang w:val="pt-AO"/>
        </w:rPr>
        <w:pPrChange w:id="102" w:author="Délcio Raúl" w:date="2026-05-19T00:32:00Z" w16du:dateUtc="2026-05-18T23:32:00Z">
          <w:pPr>
            <w:spacing w:before="100" w:beforeAutospacing="1" w:after="100" w:afterAutospacing="1"/>
            <w:ind w:firstLine="0"/>
            <w:outlineLvl w:val="1"/>
          </w:pPr>
        </w:pPrChange>
      </w:pPr>
      <w:bookmarkStart w:id="103" w:name="_Toc230102868"/>
      <w:ins w:id="104" w:author="Délcio Raúl" w:date="2026-05-18T23:08:00Z" w16du:dateUtc="2026-05-18T22:08:00Z">
        <w:r w:rsidRPr="00F361F5">
          <w:rPr>
            <w:lang w:val="pt-AO"/>
          </w:rPr>
          <w:t>Abstract</w:t>
        </w:r>
        <w:bookmarkEnd w:id="103"/>
      </w:ins>
    </w:p>
    <w:p w14:paraId="2BF343F5" w14:textId="77777777" w:rsidR="00F361F5" w:rsidRPr="00F361F5" w:rsidRDefault="00F361F5">
      <w:pPr>
        <w:spacing w:after="0" w:line="360" w:lineRule="auto"/>
        <w:ind w:firstLine="0"/>
        <w:rPr>
          <w:ins w:id="105" w:author="Délcio Raúl" w:date="2026-05-18T23:08:00Z" w16du:dateUtc="2026-05-18T22:08:00Z"/>
          <w:rFonts w:eastAsia="Times New Roman"/>
          <w:lang w:val="pt-AO" w:eastAsia="pt-AO"/>
        </w:rPr>
        <w:pPrChange w:id="106" w:author="Délcio Raúl" w:date="2026-05-19T00:32:00Z" w16du:dateUtc="2026-05-18T23:32:00Z">
          <w:pPr>
            <w:spacing w:before="100" w:beforeAutospacing="1" w:after="100" w:afterAutospacing="1"/>
            <w:ind w:firstLine="0"/>
          </w:pPr>
        </w:pPrChange>
      </w:pPr>
      <w:ins w:id="107" w:author="Délcio Raúl" w:date="2026-05-18T23:08:00Z" w16du:dateUtc="2026-05-18T22:08:00Z">
        <w:r w:rsidRPr="00F361F5">
          <w:rPr>
            <w:rFonts w:eastAsia="Times New Roman"/>
            <w:lang w:val="pt-AO" w:eastAsia="pt-AO"/>
          </w:rPr>
          <w:t>This paper addresses the problem of operational inefficiency and customer service management at the National Electricity Distribution Company (ENDE-EP) in Angola. Faced with challenges such as excessive queues, difficulties in debt consultation, lack of billing transparency, and limitations in prepaid electricity recharge services, the project proposes the development of an integrated web platform for prepaid and postpaid customers.</w:t>
        </w:r>
      </w:ins>
    </w:p>
    <w:p w14:paraId="2E82C65A" w14:textId="77777777" w:rsidR="00F361F5" w:rsidRPr="00F361F5" w:rsidRDefault="00F361F5">
      <w:pPr>
        <w:spacing w:after="0" w:line="360" w:lineRule="auto"/>
        <w:ind w:firstLine="0"/>
        <w:rPr>
          <w:ins w:id="108" w:author="Délcio Raúl" w:date="2026-05-18T23:08:00Z" w16du:dateUtc="2026-05-18T22:08:00Z"/>
          <w:rFonts w:eastAsia="Times New Roman"/>
          <w:lang w:val="pt-AO" w:eastAsia="pt-AO"/>
        </w:rPr>
        <w:pPrChange w:id="109" w:author="Délcio Raúl" w:date="2026-05-19T00:32:00Z" w16du:dateUtc="2026-05-18T23:32:00Z">
          <w:pPr>
            <w:spacing w:before="100" w:beforeAutospacing="1" w:after="100" w:afterAutospacing="1"/>
            <w:ind w:firstLine="0"/>
          </w:pPr>
        </w:pPrChange>
      </w:pPr>
      <w:ins w:id="110" w:author="Délcio Raúl" w:date="2026-05-18T23:08:00Z" w16du:dateUtc="2026-05-18T22:08:00Z">
        <w:r w:rsidRPr="00F361F5">
          <w:rPr>
            <w:rFonts w:eastAsia="Times New Roman"/>
            <w:lang w:val="pt-AO" w:eastAsia="pt-AO"/>
          </w:rPr>
          <w:t>The developed solution aims to optimize the interaction between ENDE and its customers by providing features such as invoice consultation, energy balance verification, online payments, notifications, and remote access to customer support services. The platform was designed using Django, Bootstrap, and PostgreSQL technologies, ensuring greater security, organization, and efficiency in data and process management.</w:t>
        </w:r>
      </w:ins>
    </w:p>
    <w:p w14:paraId="6A0034F2" w14:textId="77777777" w:rsidR="00F361F5" w:rsidRPr="00F361F5" w:rsidRDefault="00F361F5">
      <w:pPr>
        <w:spacing w:after="0" w:line="360" w:lineRule="auto"/>
        <w:ind w:firstLine="0"/>
        <w:rPr>
          <w:ins w:id="111" w:author="Délcio Raúl" w:date="2026-05-18T23:08:00Z" w16du:dateUtc="2026-05-18T22:08:00Z"/>
          <w:rFonts w:eastAsia="Times New Roman"/>
          <w:lang w:val="pt-AO" w:eastAsia="pt-AO"/>
        </w:rPr>
        <w:pPrChange w:id="112" w:author="Délcio Raúl" w:date="2026-05-19T00:32:00Z" w16du:dateUtc="2026-05-18T23:32:00Z">
          <w:pPr>
            <w:spacing w:before="100" w:beforeAutospacing="1" w:after="100" w:afterAutospacing="1"/>
            <w:ind w:firstLine="0"/>
          </w:pPr>
        </w:pPrChange>
      </w:pPr>
      <w:ins w:id="113" w:author="Délcio Raúl" w:date="2026-05-18T23:08:00Z" w16du:dateUtc="2026-05-18T22:08:00Z">
        <w:r w:rsidRPr="00F361F5">
          <w:rPr>
            <w:rFonts w:eastAsia="Times New Roman"/>
            <w:lang w:val="pt-AO" w:eastAsia="pt-AO"/>
          </w:rPr>
          <w:t>Through the digitalization and automation of services, the project seeks to reduce operational failures, minimize service delays, increase process transparency, and improve user experience. The adopted methodology included problem analysis, requirements gathering, system modeling, and the development of a web architecture based on the MVT (Model-View-Template) pattern.</w:t>
        </w:r>
      </w:ins>
    </w:p>
    <w:p w14:paraId="24FC2858" w14:textId="77777777" w:rsidR="00F361F5" w:rsidRPr="00F361F5" w:rsidRDefault="00F361F5">
      <w:pPr>
        <w:spacing w:after="0" w:line="360" w:lineRule="auto"/>
        <w:ind w:firstLine="0"/>
        <w:rPr>
          <w:ins w:id="114" w:author="Délcio Raúl" w:date="2026-05-18T23:08:00Z" w16du:dateUtc="2026-05-18T22:08:00Z"/>
          <w:rFonts w:eastAsia="Times New Roman"/>
          <w:lang w:val="pt-AO" w:eastAsia="pt-AO"/>
        </w:rPr>
        <w:pPrChange w:id="115" w:author="Délcio Raúl" w:date="2026-05-19T00:32:00Z" w16du:dateUtc="2026-05-18T23:32:00Z">
          <w:pPr>
            <w:spacing w:before="100" w:beforeAutospacing="1" w:after="100" w:afterAutospacing="1"/>
            <w:ind w:firstLine="0"/>
          </w:pPr>
        </w:pPrChange>
      </w:pPr>
      <w:ins w:id="116" w:author="Délcio Raúl" w:date="2026-05-18T23:08:00Z" w16du:dateUtc="2026-05-18T22:08:00Z">
        <w:r w:rsidRPr="00F361F5">
          <w:rPr>
            <w:rFonts w:eastAsia="Times New Roman"/>
            <w:lang w:val="pt-AO" w:eastAsia="pt-AO"/>
          </w:rPr>
          <w:t>As a result, the project is expected to contribute to the modernization of ENDE’s digital services, promoting more efficient, accessible, and transparent management within the Angolan electricity sector.</w:t>
        </w:r>
      </w:ins>
    </w:p>
    <w:p w14:paraId="78A4782E" w14:textId="77777777" w:rsidR="00F361F5" w:rsidRPr="00F361F5" w:rsidRDefault="00F361F5">
      <w:pPr>
        <w:spacing w:after="0" w:line="360" w:lineRule="auto"/>
        <w:ind w:firstLine="0"/>
        <w:rPr>
          <w:ins w:id="117" w:author="Délcio Raúl" w:date="2026-05-18T23:08:00Z" w16du:dateUtc="2026-05-18T22:08:00Z"/>
          <w:rFonts w:eastAsia="Times New Roman"/>
          <w:lang w:val="pt-AO" w:eastAsia="pt-AO"/>
        </w:rPr>
        <w:pPrChange w:id="118" w:author="Délcio Raúl" w:date="2026-05-19T00:32:00Z" w16du:dateUtc="2026-05-18T23:32:00Z">
          <w:pPr>
            <w:spacing w:before="100" w:beforeAutospacing="1" w:after="100" w:afterAutospacing="1"/>
            <w:ind w:firstLine="0"/>
          </w:pPr>
        </w:pPrChange>
      </w:pPr>
      <w:ins w:id="119" w:author="Délcio Raúl" w:date="2026-05-18T23:08:00Z" w16du:dateUtc="2026-05-18T22:08:00Z">
        <w:r w:rsidRPr="00F361F5">
          <w:rPr>
            <w:rFonts w:eastAsia="Times New Roman"/>
            <w:b/>
            <w:bCs/>
            <w:lang w:val="pt-AO" w:eastAsia="pt-AO"/>
          </w:rPr>
          <w:t>Keywords:</w:t>
        </w:r>
        <w:r w:rsidRPr="00F361F5">
          <w:rPr>
            <w:rFonts w:eastAsia="Times New Roman"/>
            <w:lang w:val="pt-AO" w:eastAsia="pt-AO"/>
          </w:rPr>
          <w:t xml:space="preserve"> ENDE, Web Platform, Django, PostgreSQL, Customer Service Management, Online Payments, Angola.</w:t>
        </w:r>
      </w:ins>
    </w:p>
    <w:p w14:paraId="5F4B5A4B" w14:textId="4F6DBEE3" w:rsidR="006822FC" w:rsidRPr="00312FBF" w:rsidDel="00F361F5" w:rsidRDefault="00F2261B">
      <w:pPr>
        <w:pStyle w:val="Ttulo1"/>
        <w:spacing w:line="360" w:lineRule="auto"/>
        <w:rPr>
          <w:del w:id="120" w:author="Délcio Raúl" w:date="2026-05-18T23:08:00Z" w16du:dateUtc="2026-05-18T22:08:00Z"/>
          <w:lang w:val="en-US"/>
          <w:rPrChange w:id="121" w:author="Délcio Raúl" w:date="2026-05-19T03:54:00Z" w16du:dateUtc="2026-05-19T02:54:00Z">
            <w:rPr>
              <w:del w:id="122" w:author="Délcio Raúl" w:date="2026-05-18T23:08:00Z" w16du:dateUtc="2026-05-18T22:08:00Z"/>
            </w:rPr>
          </w:rPrChange>
        </w:rPr>
        <w:pPrChange w:id="123" w:author="Délcio Raúl" w:date="2026-05-19T00:32:00Z" w16du:dateUtc="2026-05-18T23:32:00Z">
          <w:pPr>
            <w:pStyle w:val="Ttulo1"/>
          </w:pPr>
        </w:pPrChange>
      </w:pPr>
      <w:del w:id="124" w:author="Délcio Raúl" w:date="2026-05-18T23:08:00Z" w16du:dateUtc="2026-05-18T22:08:00Z">
        <w:r w:rsidRPr="00312FBF" w:rsidDel="00F361F5">
          <w:rPr>
            <w:b w:val="0"/>
            <w:bCs w:val="0"/>
            <w:lang w:val="en-US"/>
            <w:rPrChange w:id="125" w:author="Délcio Raúl" w:date="2026-05-19T03:54:00Z" w16du:dateUtc="2026-05-19T02:54:00Z">
              <w:rPr>
                <w:b w:val="0"/>
                <w:bCs w:val="0"/>
              </w:rPr>
            </w:rPrChange>
          </w:rPr>
          <w:delText>Abstract</w:delText>
        </w:r>
      </w:del>
    </w:p>
    <w:p w14:paraId="68D3DAC4" w14:textId="010A0736" w:rsidR="006822FC" w:rsidRPr="00312FBF" w:rsidDel="00F361F5" w:rsidRDefault="006822FC">
      <w:pPr>
        <w:spacing w:before="120" w:after="120" w:line="360" w:lineRule="auto"/>
        <w:ind w:firstLine="0"/>
        <w:rPr>
          <w:del w:id="126" w:author="Délcio Raúl" w:date="2026-05-18T23:08:00Z" w16du:dateUtc="2026-05-18T22:08:00Z"/>
          <w:rFonts w:eastAsia="Times New Roman"/>
          <w:lang w:val="en-US" w:eastAsia="pt-PT"/>
          <w:rPrChange w:id="127" w:author="Délcio Raúl" w:date="2026-05-19T03:54:00Z" w16du:dateUtc="2026-05-19T02:54:00Z">
            <w:rPr>
              <w:del w:id="128" w:author="Délcio Raúl" w:date="2026-05-18T23:08:00Z" w16du:dateUtc="2026-05-18T22:08:00Z"/>
              <w:rFonts w:eastAsia="Times New Roman"/>
              <w:lang w:eastAsia="pt-PT"/>
            </w:rPr>
          </w:rPrChange>
        </w:rPr>
        <w:pPrChange w:id="129" w:author="Délcio Raúl" w:date="2026-05-19T00:32:00Z" w16du:dateUtc="2026-05-18T23:32:00Z">
          <w:pPr>
            <w:spacing w:before="120" w:after="120"/>
            <w:ind w:firstLine="0"/>
          </w:pPr>
        </w:pPrChange>
      </w:pPr>
      <w:del w:id="130" w:author="Délcio Raúl" w:date="2026-05-18T23:08:00Z" w16du:dateUtc="2026-05-18T22:08:00Z">
        <w:r w:rsidRPr="00312FBF" w:rsidDel="00F361F5">
          <w:rPr>
            <w:rFonts w:eastAsia="Times New Roman"/>
            <w:lang w:val="en-US" w:eastAsia="pt-PT"/>
            <w:rPrChange w:id="131" w:author="Délcio Raúl" w:date="2026-05-19T03:54:00Z" w16du:dateUtc="2026-05-19T02:54:00Z">
              <w:rPr>
                <w:rFonts w:eastAsia="Times New Roman"/>
                <w:lang w:eastAsia="pt-PT"/>
              </w:rPr>
            </w:rPrChange>
          </w:rPr>
          <w:delText>This work addresses the operational inefficiency and customer service management issues at the National Electricity Distribution Company (ENDE-EP) in Angola. Faced with challenges such as excessive queues, lack of billing transparency, difficulties in debt inquiry, and prepaid energy top-ups, the development of a self-service web platform is proposed. This solution aims to optimize the interaction between ENDE and its customers, allowing for debt inquiry, prepaid energy balance checks, online payments, notification reception, and remote customer support. Through the digitalization and automation of processes, the project seeks to mitigate opportunities for corruption and negligence, improve user satisfaction, and contribute to the company's financial sustainability. The methodology includes analyzing existing problems, designing a robust web architecture, and implementing key functionalities, with the goal of transforming the customer experience and promoting more efficient and transparent management in the Angolan electricity sector.</w:delText>
        </w:r>
      </w:del>
    </w:p>
    <w:p w14:paraId="227C8425" w14:textId="78C35198" w:rsidR="006822FC" w:rsidRPr="00312FBF" w:rsidDel="00F361F5" w:rsidRDefault="006822FC">
      <w:pPr>
        <w:spacing w:after="60" w:line="360" w:lineRule="auto"/>
        <w:ind w:firstLine="0"/>
        <w:rPr>
          <w:del w:id="132" w:author="Délcio Raúl" w:date="2026-05-18T23:08:00Z" w16du:dateUtc="2026-05-18T22:08:00Z"/>
          <w:rFonts w:eastAsia="Times New Roman"/>
          <w:sz w:val="12"/>
          <w:szCs w:val="12"/>
          <w:lang w:val="en-US" w:eastAsia="pt-PT"/>
          <w:rPrChange w:id="133" w:author="Délcio Raúl" w:date="2026-05-19T03:54:00Z" w16du:dateUtc="2026-05-19T02:54:00Z">
            <w:rPr>
              <w:del w:id="134" w:author="Délcio Raúl" w:date="2026-05-18T23:08:00Z" w16du:dateUtc="2026-05-18T22:08:00Z"/>
              <w:rFonts w:eastAsia="Times New Roman"/>
              <w:sz w:val="12"/>
              <w:szCs w:val="12"/>
              <w:lang w:eastAsia="pt-PT"/>
            </w:rPr>
          </w:rPrChange>
        </w:rPr>
        <w:pPrChange w:id="135" w:author="Délcio Raúl" w:date="2026-05-19T00:32:00Z" w16du:dateUtc="2026-05-18T23:32:00Z">
          <w:pPr>
            <w:spacing w:after="60"/>
            <w:ind w:firstLine="0"/>
          </w:pPr>
        </w:pPrChange>
      </w:pPr>
    </w:p>
    <w:p w14:paraId="1DE64B59" w14:textId="1EE08A10" w:rsidR="006822FC" w:rsidRPr="00312FBF" w:rsidDel="00F361F5" w:rsidRDefault="006822FC">
      <w:pPr>
        <w:spacing w:before="120" w:after="120" w:line="360" w:lineRule="auto"/>
        <w:ind w:firstLine="0"/>
        <w:rPr>
          <w:del w:id="136" w:author="Délcio Raúl" w:date="2026-05-18T23:08:00Z" w16du:dateUtc="2026-05-18T22:08:00Z"/>
          <w:rFonts w:eastAsia="Times New Roman"/>
          <w:lang w:val="en-US" w:eastAsia="pt-PT"/>
          <w:rPrChange w:id="137" w:author="Délcio Raúl" w:date="2026-05-19T03:54:00Z" w16du:dateUtc="2026-05-19T02:54:00Z">
            <w:rPr>
              <w:del w:id="138" w:author="Délcio Raúl" w:date="2026-05-18T23:08:00Z" w16du:dateUtc="2026-05-18T22:08:00Z"/>
              <w:rFonts w:eastAsia="Times New Roman"/>
              <w:lang w:eastAsia="pt-PT"/>
            </w:rPr>
          </w:rPrChange>
        </w:rPr>
        <w:pPrChange w:id="139" w:author="Délcio Raúl" w:date="2026-05-19T00:32:00Z" w16du:dateUtc="2026-05-18T23:32:00Z">
          <w:pPr>
            <w:spacing w:before="120" w:after="120"/>
            <w:ind w:firstLine="0"/>
          </w:pPr>
        </w:pPrChange>
      </w:pPr>
      <w:del w:id="140" w:author="Délcio Raúl" w:date="2026-05-18T23:08:00Z" w16du:dateUtc="2026-05-18T22:08:00Z">
        <w:r w:rsidRPr="00312FBF" w:rsidDel="00F361F5">
          <w:rPr>
            <w:rFonts w:eastAsia="Times New Roman"/>
            <w:b/>
            <w:bCs/>
            <w:lang w:val="en-US" w:eastAsia="pt-PT"/>
            <w:rPrChange w:id="141" w:author="Délcio Raúl" w:date="2026-05-19T03:54:00Z" w16du:dateUtc="2026-05-19T02:54:00Z">
              <w:rPr>
                <w:rFonts w:eastAsia="Times New Roman"/>
                <w:b/>
                <w:bCs/>
                <w:lang w:eastAsia="pt-PT"/>
              </w:rPr>
            </w:rPrChange>
          </w:rPr>
          <w:delText>Keywords:</w:delText>
        </w:r>
        <w:r w:rsidRPr="00312FBF" w:rsidDel="00F361F5">
          <w:rPr>
            <w:rFonts w:eastAsia="Times New Roman"/>
            <w:lang w:val="en-US" w:eastAsia="pt-PT"/>
            <w:rPrChange w:id="142" w:author="Délcio Raúl" w:date="2026-05-19T03:54:00Z" w16du:dateUtc="2026-05-19T02:54:00Z">
              <w:rPr>
                <w:rFonts w:eastAsia="Times New Roman"/>
                <w:lang w:eastAsia="pt-PT"/>
              </w:rPr>
            </w:rPrChange>
          </w:rPr>
          <w:delText xml:space="preserve"> ENDE, Energy Management, Web Platform, Customer Service, Online Payments, Transparency, Angola.</w:delText>
        </w:r>
      </w:del>
    </w:p>
    <w:p w14:paraId="26E548E2" w14:textId="77777777" w:rsidR="006822FC" w:rsidRPr="00312FBF" w:rsidRDefault="006822FC">
      <w:pPr>
        <w:spacing w:line="360" w:lineRule="auto"/>
        <w:rPr>
          <w:b/>
          <w:bCs/>
          <w:color w:val="000000"/>
          <w:lang w:val="en-US"/>
          <w:rPrChange w:id="143" w:author="Délcio Raúl" w:date="2026-05-19T03:54:00Z" w16du:dateUtc="2026-05-19T02:54:00Z">
            <w:rPr>
              <w:b/>
              <w:bCs/>
              <w:color w:val="000000"/>
            </w:rPr>
          </w:rPrChange>
        </w:rPr>
        <w:pPrChange w:id="144" w:author="Délcio Raúl" w:date="2026-05-19T00:32:00Z" w16du:dateUtc="2026-05-18T23:32:00Z">
          <w:pPr/>
        </w:pPrChange>
      </w:pPr>
      <w:r w:rsidRPr="00312FBF">
        <w:rPr>
          <w:b/>
          <w:bCs/>
          <w:color w:val="000000"/>
          <w:lang w:val="en-US"/>
          <w:rPrChange w:id="145" w:author="Délcio Raúl" w:date="2026-05-19T03:54:00Z" w16du:dateUtc="2026-05-19T02:54:00Z">
            <w:rPr>
              <w:b/>
              <w:bCs/>
              <w:color w:val="000000"/>
            </w:rPr>
          </w:rPrChange>
        </w:rPr>
        <w:br w:type="page"/>
      </w:r>
    </w:p>
    <w:p w14:paraId="4529DEBE" w14:textId="77777777" w:rsidR="006822FC" w:rsidRPr="006822FC" w:rsidRDefault="00F2261B">
      <w:pPr>
        <w:keepNext/>
        <w:spacing w:before="480" w:after="240" w:line="360" w:lineRule="auto"/>
        <w:ind w:firstLine="0"/>
        <w:outlineLvl w:val="0"/>
        <w:rPr>
          <w:rFonts w:eastAsia="Times New Roman"/>
          <w:b/>
          <w:bCs/>
          <w:sz w:val="36"/>
          <w:szCs w:val="36"/>
          <w:lang w:eastAsia="pt-PT"/>
        </w:rPr>
        <w:pPrChange w:id="146" w:author="Délcio Raúl" w:date="2026-05-19T00:32:00Z" w16du:dateUtc="2026-05-18T23:32:00Z">
          <w:pPr>
            <w:keepNext/>
            <w:spacing w:before="480" w:after="240"/>
            <w:ind w:firstLine="0"/>
            <w:outlineLvl w:val="0"/>
          </w:pPr>
        </w:pPrChange>
      </w:pPr>
      <w:bookmarkStart w:id="147" w:name="_Toc230073920"/>
      <w:bookmarkStart w:id="148" w:name="_Toc230102869"/>
      <w:r>
        <w:rPr>
          <w:rFonts w:eastAsia="Times New Roman"/>
          <w:b/>
          <w:bCs/>
          <w:sz w:val="36"/>
          <w:szCs w:val="36"/>
          <w:lang w:eastAsia="pt-PT"/>
        </w:rPr>
        <w:lastRenderedPageBreak/>
        <w:t xml:space="preserve">Lista de </w:t>
      </w:r>
      <w:r w:rsidR="00ED0D90">
        <w:rPr>
          <w:rFonts w:eastAsia="Times New Roman"/>
          <w:b/>
          <w:bCs/>
          <w:sz w:val="36"/>
          <w:szCs w:val="36"/>
          <w:lang w:eastAsia="pt-PT"/>
        </w:rPr>
        <w:t>abreviaturas e siglas</w:t>
      </w:r>
      <w:bookmarkEnd w:id="147"/>
      <w:bookmarkEnd w:id="148"/>
    </w:p>
    <w:p w14:paraId="61E002AA" w14:textId="77777777" w:rsidR="003576C8" w:rsidRPr="003576C8" w:rsidRDefault="003576C8">
      <w:pPr>
        <w:rPr>
          <w:ins w:id="149" w:author="Délcio Raúl" w:date="2026-05-19T01:40:00Z" w16du:dateUtc="2026-05-19T00:40:00Z"/>
        </w:rPr>
        <w:pPrChange w:id="150" w:author="Délcio Raúl" w:date="2026-05-19T01:40:00Z" w16du:dateUtc="2026-05-19T00:40:00Z">
          <w:pPr>
            <w:keepNext/>
            <w:spacing w:before="480" w:after="240" w:line="360" w:lineRule="auto"/>
            <w:ind w:firstLine="0"/>
            <w:outlineLvl w:val="0"/>
          </w:pPr>
        </w:pPrChange>
      </w:pPr>
      <w:ins w:id="151" w:author="Délcio Raúl" w:date="2026-05-19T01:40:00Z" w16du:dateUtc="2026-05-19T00:40:00Z">
        <w:r w:rsidRPr="003576C8">
          <w:t xml:space="preserve">• </w:t>
        </w:r>
        <w:r w:rsidRPr="00E24C5C">
          <w:rPr>
            <w:b/>
            <w:bCs/>
          </w:rPr>
          <w:t>API:</w:t>
        </w:r>
        <w:r w:rsidRPr="003576C8">
          <w:t xml:space="preserve"> Application Programming Interface (Interface de Programação de Aplicações)</w:t>
        </w:r>
      </w:ins>
    </w:p>
    <w:p w14:paraId="69D30FFE" w14:textId="77777777" w:rsidR="003576C8" w:rsidRPr="003576C8" w:rsidRDefault="003576C8">
      <w:pPr>
        <w:rPr>
          <w:ins w:id="152" w:author="Délcio Raúl" w:date="2026-05-19T01:40:00Z" w16du:dateUtc="2026-05-19T00:40:00Z"/>
        </w:rPr>
        <w:pPrChange w:id="153" w:author="Délcio Raúl" w:date="2026-05-19T01:40:00Z" w16du:dateUtc="2026-05-19T00:40:00Z">
          <w:pPr>
            <w:keepNext/>
            <w:spacing w:before="480" w:after="240" w:line="360" w:lineRule="auto"/>
            <w:ind w:firstLine="0"/>
            <w:outlineLvl w:val="0"/>
          </w:pPr>
        </w:pPrChange>
      </w:pPr>
      <w:ins w:id="154" w:author="Délcio Raúl" w:date="2026-05-19T01:40:00Z" w16du:dateUtc="2026-05-19T00:40:00Z">
        <w:r w:rsidRPr="003576C8">
          <w:t xml:space="preserve">• </w:t>
        </w:r>
        <w:r w:rsidRPr="00E24C5C">
          <w:rPr>
            <w:b/>
            <w:bCs/>
          </w:rPr>
          <w:t>Bootstrap 5</w:t>
        </w:r>
        <w:r w:rsidRPr="003576C8">
          <w:t>: Framework front-end para desenvolvimento de interfaces responsivas</w:t>
        </w:r>
      </w:ins>
    </w:p>
    <w:p w14:paraId="6119741D" w14:textId="77777777" w:rsidR="003576C8" w:rsidRPr="003576C8" w:rsidRDefault="003576C8">
      <w:pPr>
        <w:rPr>
          <w:ins w:id="155" w:author="Délcio Raúl" w:date="2026-05-19T01:40:00Z" w16du:dateUtc="2026-05-19T00:40:00Z"/>
        </w:rPr>
        <w:pPrChange w:id="156" w:author="Délcio Raúl" w:date="2026-05-19T01:40:00Z" w16du:dateUtc="2026-05-19T00:40:00Z">
          <w:pPr>
            <w:keepNext/>
            <w:spacing w:before="480" w:after="240" w:line="360" w:lineRule="auto"/>
            <w:ind w:firstLine="0"/>
            <w:outlineLvl w:val="0"/>
          </w:pPr>
        </w:pPrChange>
      </w:pPr>
      <w:ins w:id="157" w:author="Délcio Raúl" w:date="2026-05-19T01:40:00Z" w16du:dateUtc="2026-05-19T00:40:00Z">
        <w:r w:rsidRPr="003576C8">
          <w:t xml:space="preserve">• </w:t>
        </w:r>
        <w:r w:rsidRPr="00E24C5C">
          <w:rPr>
            <w:b/>
            <w:bCs/>
          </w:rPr>
          <w:t>CSS3:</w:t>
        </w:r>
        <w:r w:rsidRPr="003576C8">
          <w:t xml:space="preserve"> Cascading Style Sheets (Folhas de Estilo em Cascata)</w:t>
        </w:r>
      </w:ins>
    </w:p>
    <w:p w14:paraId="28886B81" w14:textId="77777777" w:rsidR="003576C8" w:rsidRPr="003576C8" w:rsidRDefault="003576C8">
      <w:pPr>
        <w:rPr>
          <w:ins w:id="158" w:author="Délcio Raúl" w:date="2026-05-19T01:40:00Z" w16du:dateUtc="2026-05-19T00:40:00Z"/>
        </w:rPr>
        <w:pPrChange w:id="159" w:author="Délcio Raúl" w:date="2026-05-19T01:40:00Z" w16du:dateUtc="2026-05-19T00:40:00Z">
          <w:pPr>
            <w:keepNext/>
            <w:spacing w:before="480" w:after="240" w:line="360" w:lineRule="auto"/>
            <w:ind w:firstLine="0"/>
            <w:outlineLvl w:val="0"/>
          </w:pPr>
        </w:pPrChange>
      </w:pPr>
      <w:ins w:id="160" w:author="Délcio Raúl" w:date="2026-05-19T01:40:00Z" w16du:dateUtc="2026-05-19T00:40:00Z">
        <w:r w:rsidRPr="003576C8">
          <w:t xml:space="preserve">• </w:t>
        </w:r>
        <w:r w:rsidRPr="00E24C5C">
          <w:rPr>
            <w:b/>
            <w:bCs/>
          </w:rPr>
          <w:t>CSRF:</w:t>
        </w:r>
        <w:r w:rsidRPr="003576C8">
          <w:t xml:space="preserve"> Cross-Site Request Forgery (Falsificação de Pedido Entre Sites)</w:t>
        </w:r>
      </w:ins>
    </w:p>
    <w:p w14:paraId="14910E14" w14:textId="77777777" w:rsidR="003576C8" w:rsidRPr="003576C8" w:rsidRDefault="003576C8">
      <w:pPr>
        <w:rPr>
          <w:ins w:id="161" w:author="Délcio Raúl" w:date="2026-05-19T01:40:00Z" w16du:dateUtc="2026-05-19T00:40:00Z"/>
        </w:rPr>
        <w:pPrChange w:id="162" w:author="Délcio Raúl" w:date="2026-05-19T01:40:00Z" w16du:dateUtc="2026-05-19T00:40:00Z">
          <w:pPr>
            <w:keepNext/>
            <w:spacing w:before="480" w:after="240" w:line="360" w:lineRule="auto"/>
            <w:ind w:firstLine="0"/>
            <w:outlineLvl w:val="0"/>
          </w:pPr>
        </w:pPrChange>
      </w:pPr>
      <w:ins w:id="163" w:author="Délcio Raúl" w:date="2026-05-19T01:40:00Z" w16du:dateUtc="2026-05-19T00:40:00Z">
        <w:r w:rsidRPr="003576C8">
          <w:t xml:space="preserve">• </w:t>
        </w:r>
        <w:r w:rsidRPr="00E24C5C">
          <w:rPr>
            <w:b/>
            <w:bCs/>
          </w:rPr>
          <w:t>ENDE-EP:</w:t>
        </w:r>
        <w:r w:rsidRPr="003576C8">
          <w:t xml:space="preserve"> Empresa Nacional de Distribuição de Electricidade – Empresa Pública</w:t>
        </w:r>
      </w:ins>
    </w:p>
    <w:p w14:paraId="1BD5E36B" w14:textId="77777777" w:rsidR="003576C8" w:rsidRPr="003576C8" w:rsidRDefault="003576C8">
      <w:pPr>
        <w:rPr>
          <w:ins w:id="164" w:author="Délcio Raúl" w:date="2026-05-19T01:40:00Z" w16du:dateUtc="2026-05-19T00:40:00Z"/>
        </w:rPr>
        <w:pPrChange w:id="165" w:author="Délcio Raúl" w:date="2026-05-19T01:40:00Z" w16du:dateUtc="2026-05-19T00:40:00Z">
          <w:pPr>
            <w:keepNext/>
            <w:spacing w:before="480" w:after="240" w:line="360" w:lineRule="auto"/>
            <w:ind w:firstLine="0"/>
            <w:outlineLvl w:val="0"/>
          </w:pPr>
        </w:pPrChange>
      </w:pPr>
      <w:ins w:id="166" w:author="Délcio Raúl" w:date="2026-05-19T01:40:00Z" w16du:dateUtc="2026-05-19T00:40:00Z">
        <w:r w:rsidRPr="003576C8">
          <w:t xml:space="preserve">• </w:t>
        </w:r>
        <w:r w:rsidRPr="00E24C5C">
          <w:rPr>
            <w:b/>
            <w:bCs/>
          </w:rPr>
          <w:t>HTML5:</w:t>
        </w:r>
        <w:r w:rsidRPr="003576C8">
          <w:t xml:space="preserve"> Hypertext Markup Language (Linguagem de Marcação de Hipertexto)</w:t>
        </w:r>
      </w:ins>
    </w:p>
    <w:p w14:paraId="778244A7" w14:textId="77777777" w:rsidR="003576C8" w:rsidRPr="00312FBF" w:rsidRDefault="003576C8">
      <w:pPr>
        <w:rPr>
          <w:ins w:id="167" w:author="Délcio Raúl" w:date="2026-05-19T01:40:00Z" w16du:dateUtc="2026-05-19T00:40:00Z"/>
          <w:lang w:val="en-US"/>
          <w:rPrChange w:id="168" w:author="Délcio Raúl" w:date="2026-05-19T03:54:00Z" w16du:dateUtc="2026-05-19T02:54:00Z">
            <w:rPr>
              <w:ins w:id="169" w:author="Délcio Raúl" w:date="2026-05-19T01:40:00Z" w16du:dateUtc="2026-05-19T00:40:00Z"/>
            </w:rPr>
          </w:rPrChange>
        </w:rPr>
        <w:pPrChange w:id="170" w:author="Délcio Raúl" w:date="2026-05-19T01:40:00Z" w16du:dateUtc="2026-05-19T00:40:00Z">
          <w:pPr>
            <w:keepNext/>
            <w:spacing w:before="480" w:after="240" w:line="360" w:lineRule="auto"/>
            <w:ind w:firstLine="0"/>
            <w:outlineLvl w:val="0"/>
          </w:pPr>
        </w:pPrChange>
      </w:pPr>
      <w:ins w:id="171" w:author="Délcio Raúl" w:date="2026-05-19T01:40:00Z" w16du:dateUtc="2026-05-19T00:40:00Z">
        <w:r w:rsidRPr="00312FBF">
          <w:rPr>
            <w:lang w:val="en-US"/>
            <w:rPrChange w:id="172" w:author="Délcio Raúl" w:date="2026-05-19T03:54:00Z" w16du:dateUtc="2026-05-19T02:54:00Z">
              <w:rPr/>
            </w:rPrChange>
          </w:rPr>
          <w:t xml:space="preserve">• </w:t>
        </w:r>
        <w:r w:rsidRPr="00E24C5C">
          <w:rPr>
            <w:b/>
            <w:bCs/>
            <w:lang w:val="en-US"/>
            <w:rPrChange w:id="173" w:author="Délcio Raúl" w:date="2026-05-19T03:54:00Z" w16du:dateUtc="2026-05-19T02:54:00Z">
              <w:rPr/>
            </w:rPrChange>
          </w:rPr>
          <w:t>HTTP / HTTPS:</w:t>
        </w:r>
        <w:r w:rsidRPr="00312FBF">
          <w:rPr>
            <w:lang w:val="en-US"/>
            <w:rPrChange w:id="174" w:author="Délcio Raúl" w:date="2026-05-19T03:54:00Z" w16du:dateUtc="2026-05-19T02:54:00Z">
              <w:rPr/>
            </w:rPrChange>
          </w:rPr>
          <w:t xml:space="preserve"> Hypertext Transfer Protocol / Secure</w:t>
        </w:r>
      </w:ins>
    </w:p>
    <w:p w14:paraId="5B90B121" w14:textId="77777777" w:rsidR="003576C8" w:rsidRPr="003576C8" w:rsidRDefault="003576C8">
      <w:pPr>
        <w:rPr>
          <w:ins w:id="175" w:author="Délcio Raúl" w:date="2026-05-19T01:40:00Z" w16du:dateUtc="2026-05-19T00:40:00Z"/>
        </w:rPr>
        <w:pPrChange w:id="176" w:author="Délcio Raúl" w:date="2026-05-19T01:40:00Z" w16du:dateUtc="2026-05-19T00:40:00Z">
          <w:pPr>
            <w:keepNext/>
            <w:spacing w:before="480" w:after="240" w:line="360" w:lineRule="auto"/>
            <w:ind w:firstLine="0"/>
            <w:outlineLvl w:val="0"/>
          </w:pPr>
        </w:pPrChange>
      </w:pPr>
      <w:ins w:id="177" w:author="Délcio Raúl" w:date="2026-05-19T01:40:00Z" w16du:dateUtc="2026-05-19T00:40:00Z">
        <w:r w:rsidRPr="003576C8">
          <w:t xml:space="preserve">• </w:t>
        </w:r>
        <w:r w:rsidRPr="00E24C5C">
          <w:rPr>
            <w:b/>
            <w:bCs/>
          </w:rPr>
          <w:t>IMCL:</w:t>
        </w:r>
        <w:r w:rsidRPr="003576C8">
          <w:t xml:space="preserve"> Instituto Médio Comercial de Luanda</w:t>
        </w:r>
      </w:ins>
    </w:p>
    <w:p w14:paraId="58E81F92" w14:textId="77777777" w:rsidR="003576C8" w:rsidRPr="003576C8" w:rsidRDefault="003576C8">
      <w:pPr>
        <w:rPr>
          <w:ins w:id="178" w:author="Délcio Raúl" w:date="2026-05-19T01:40:00Z" w16du:dateUtc="2026-05-19T00:40:00Z"/>
        </w:rPr>
        <w:pPrChange w:id="179" w:author="Délcio Raúl" w:date="2026-05-19T01:40:00Z" w16du:dateUtc="2026-05-19T00:40:00Z">
          <w:pPr>
            <w:keepNext/>
            <w:spacing w:before="480" w:after="240" w:line="360" w:lineRule="auto"/>
            <w:ind w:firstLine="0"/>
            <w:outlineLvl w:val="0"/>
          </w:pPr>
        </w:pPrChange>
      </w:pPr>
      <w:ins w:id="180" w:author="Délcio Raúl" w:date="2026-05-19T01:40:00Z" w16du:dateUtc="2026-05-19T00:40:00Z">
        <w:r w:rsidRPr="003576C8">
          <w:t xml:space="preserve">• </w:t>
        </w:r>
        <w:r w:rsidRPr="00E24C5C">
          <w:rPr>
            <w:b/>
            <w:bCs/>
          </w:rPr>
          <w:t>Kz:</w:t>
        </w:r>
        <w:r w:rsidRPr="003576C8">
          <w:t xml:space="preserve"> Kwanza (moeda oficial de Angola)</w:t>
        </w:r>
      </w:ins>
    </w:p>
    <w:p w14:paraId="5C10030C" w14:textId="77777777" w:rsidR="003576C8" w:rsidRPr="003576C8" w:rsidRDefault="003576C8">
      <w:pPr>
        <w:rPr>
          <w:ins w:id="181" w:author="Délcio Raúl" w:date="2026-05-19T01:40:00Z" w16du:dateUtc="2026-05-19T00:40:00Z"/>
        </w:rPr>
        <w:pPrChange w:id="182" w:author="Délcio Raúl" w:date="2026-05-19T01:40:00Z" w16du:dateUtc="2026-05-19T00:40:00Z">
          <w:pPr>
            <w:keepNext/>
            <w:spacing w:before="480" w:after="240" w:line="360" w:lineRule="auto"/>
            <w:ind w:firstLine="0"/>
            <w:outlineLvl w:val="0"/>
          </w:pPr>
        </w:pPrChange>
      </w:pPr>
      <w:ins w:id="183" w:author="Délcio Raúl" w:date="2026-05-19T01:40:00Z" w16du:dateUtc="2026-05-19T00:40:00Z">
        <w:r w:rsidRPr="003576C8">
          <w:t xml:space="preserve">• </w:t>
        </w:r>
        <w:r w:rsidRPr="00E24C5C">
          <w:rPr>
            <w:b/>
            <w:bCs/>
          </w:rPr>
          <w:t>MVT:</w:t>
        </w:r>
        <w:r w:rsidRPr="003576C8">
          <w:t xml:space="preserve"> Model-View-Template (Padrão arquitetural do Django)</w:t>
        </w:r>
      </w:ins>
    </w:p>
    <w:p w14:paraId="6D51C97C" w14:textId="77777777" w:rsidR="003576C8" w:rsidRPr="003576C8" w:rsidRDefault="003576C8">
      <w:pPr>
        <w:rPr>
          <w:ins w:id="184" w:author="Délcio Raúl" w:date="2026-05-19T01:40:00Z" w16du:dateUtc="2026-05-19T00:40:00Z"/>
        </w:rPr>
        <w:pPrChange w:id="185" w:author="Délcio Raúl" w:date="2026-05-19T01:40:00Z" w16du:dateUtc="2026-05-19T00:40:00Z">
          <w:pPr>
            <w:keepNext/>
            <w:spacing w:before="480" w:after="240" w:line="360" w:lineRule="auto"/>
            <w:ind w:firstLine="0"/>
            <w:outlineLvl w:val="0"/>
          </w:pPr>
        </w:pPrChange>
      </w:pPr>
      <w:ins w:id="186" w:author="Délcio Raúl" w:date="2026-05-19T01:40:00Z" w16du:dateUtc="2026-05-19T00:40:00Z">
        <w:r w:rsidRPr="003576C8">
          <w:t xml:space="preserve">• </w:t>
        </w:r>
        <w:r w:rsidRPr="00E24C5C">
          <w:rPr>
            <w:b/>
            <w:bCs/>
          </w:rPr>
          <w:t>ORM:</w:t>
        </w:r>
        <w:r w:rsidRPr="003576C8">
          <w:t xml:space="preserve"> Object-Relational Mapping (Mapeamento Objeto-Relacional)</w:t>
        </w:r>
      </w:ins>
    </w:p>
    <w:p w14:paraId="75AB89FD" w14:textId="77777777" w:rsidR="003576C8" w:rsidRPr="003576C8" w:rsidRDefault="003576C8">
      <w:pPr>
        <w:rPr>
          <w:ins w:id="187" w:author="Délcio Raúl" w:date="2026-05-19T01:40:00Z" w16du:dateUtc="2026-05-19T00:40:00Z"/>
        </w:rPr>
        <w:pPrChange w:id="188" w:author="Délcio Raúl" w:date="2026-05-19T01:40:00Z" w16du:dateUtc="2026-05-19T00:40:00Z">
          <w:pPr>
            <w:keepNext/>
            <w:spacing w:before="480" w:after="240" w:line="360" w:lineRule="auto"/>
            <w:ind w:firstLine="0"/>
            <w:outlineLvl w:val="0"/>
          </w:pPr>
        </w:pPrChange>
      </w:pPr>
      <w:ins w:id="189" w:author="Délcio Raúl" w:date="2026-05-19T01:40:00Z" w16du:dateUtc="2026-05-19T00:40:00Z">
        <w:r w:rsidRPr="003576C8">
          <w:t xml:space="preserve">• </w:t>
        </w:r>
        <w:r w:rsidRPr="00E24C5C">
          <w:rPr>
            <w:b/>
            <w:bCs/>
          </w:rPr>
          <w:t>PAP:</w:t>
        </w:r>
        <w:r w:rsidRPr="003576C8">
          <w:t xml:space="preserve"> Prova de Aptidão Profissional</w:t>
        </w:r>
      </w:ins>
    </w:p>
    <w:p w14:paraId="50D99722" w14:textId="77777777" w:rsidR="003576C8" w:rsidRPr="003576C8" w:rsidRDefault="003576C8">
      <w:pPr>
        <w:rPr>
          <w:ins w:id="190" w:author="Délcio Raúl" w:date="2026-05-19T01:40:00Z" w16du:dateUtc="2026-05-19T00:40:00Z"/>
        </w:rPr>
        <w:pPrChange w:id="191" w:author="Délcio Raúl" w:date="2026-05-19T01:40:00Z" w16du:dateUtc="2026-05-19T00:40:00Z">
          <w:pPr>
            <w:keepNext/>
            <w:spacing w:before="480" w:after="240" w:line="360" w:lineRule="auto"/>
            <w:ind w:firstLine="0"/>
            <w:outlineLvl w:val="0"/>
          </w:pPr>
        </w:pPrChange>
      </w:pPr>
      <w:ins w:id="192" w:author="Délcio Raúl" w:date="2026-05-19T01:40:00Z" w16du:dateUtc="2026-05-19T00:40:00Z">
        <w:r w:rsidRPr="003576C8">
          <w:t xml:space="preserve">• </w:t>
        </w:r>
        <w:r w:rsidRPr="00E24C5C">
          <w:rPr>
            <w:b/>
            <w:bCs/>
          </w:rPr>
          <w:t>PostgreSQL:</w:t>
        </w:r>
        <w:r w:rsidRPr="003576C8">
          <w:t xml:space="preserve"> Sistema de Gestão de Base de Dados Relacional de código aberto</w:t>
        </w:r>
      </w:ins>
    </w:p>
    <w:p w14:paraId="4687E6AB" w14:textId="77777777" w:rsidR="003576C8" w:rsidRPr="003576C8" w:rsidRDefault="003576C8">
      <w:pPr>
        <w:rPr>
          <w:ins w:id="193" w:author="Délcio Raúl" w:date="2026-05-19T01:40:00Z" w16du:dateUtc="2026-05-19T00:40:00Z"/>
        </w:rPr>
        <w:pPrChange w:id="194" w:author="Délcio Raúl" w:date="2026-05-19T01:40:00Z" w16du:dateUtc="2026-05-19T00:40:00Z">
          <w:pPr>
            <w:keepNext/>
            <w:spacing w:before="480" w:after="240" w:line="360" w:lineRule="auto"/>
            <w:ind w:firstLine="0"/>
            <w:outlineLvl w:val="0"/>
          </w:pPr>
        </w:pPrChange>
      </w:pPr>
      <w:ins w:id="195" w:author="Délcio Raúl" w:date="2026-05-19T01:40:00Z" w16du:dateUtc="2026-05-19T00:40:00Z">
        <w:r w:rsidRPr="003576C8">
          <w:t xml:space="preserve">• </w:t>
        </w:r>
        <w:r w:rsidRPr="00E24C5C">
          <w:rPr>
            <w:b/>
            <w:bCs/>
          </w:rPr>
          <w:t>RBAC:</w:t>
        </w:r>
        <w:r w:rsidRPr="003576C8">
          <w:t xml:space="preserve"> Role-Based Access Control (Controlo de Acesso Baseado em Funções)</w:t>
        </w:r>
      </w:ins>
    </w:p>
    <w:p w14:paraId="66A8F680" w14:textId="77777777" w:rsidR="003576C8" w:rsidRPr="003576C8" w:rsidRDefault="003576C8">
      <w:pPr>
        <w:rPr>
          <w:ins w:id="196" w:author="Délcio Raúl" w:date="2026-05-19T01:40:00Z" w16du:dateUtc="2026-05-19T00:40:00Z"/>
        </w:rPr>
        <w:pPrChange w:id="197" w:author="Délcio Raúl" w:date="2026-05-19T01:40:00Z" w16du:dateUtc="2026-05-19T00:40:00Z">
          <w:pPr>
            <w:keepNext/>
            <w:spacing w:before="480" w:after="240" w:line="360" w:lineRule="auto"/>
            <w:ind w:firstLine="0"/>
            <w:outlineLvl w:val="0"/>
          </w:pPr>
        </w:pPrChange>
      </w:pPr>
      <w:ins w:id="198" w:author="Délcio Raúl" w:date="2026-05-19T01:40:00Z" w16du:dateUtc="2026-05-19T00:40:00Z">
        <w:r w:rsidRPr="003576C8">
          <w:t xml:space="preserve">• </w:t>
        </w:r>
        <w:r w:rsidRPr="00E24C5C">
          <w:rPr>
            <w:b/>
            <w:bCs/>
          </w:rPr>
          <w:t>SGBD:</w:t>
        </w:r>
        <w:r w:rsidRPr="003576C8">
          <w:t xml:space="preserve"> Sistema de Gestão de Base de Dados</w:t>
        </w:r>
      </w:ins>
    </w:p>
    <w:p w14:paraId="7B05782B" w14:textId="77777777" w:rsidR="003576C8" w:rsidRPr="003576C8" w:rsidRDefault="003576C8">
      <w:pPr>
        <w:rPr>
          <w:ins w:id="199" w:author="Délcio Raúl" w:date="2026-05-19T01:40:00Z" w16du:dateUtc="2026-05-19T00:40:00Z"/>
        </w:rPr>
        <w:pPrChange w:id="200" w:author="Délcio Raúl" w:date="2026-05-19T01:40:00Z" w16du:dateUtc="2026-05-19T00:40:00Z">
          <w:pPr>
            <w:keepNext/>
            <w:spacing w:before="480" w:after="240" w:line="360" w:lineRule="auto"/>
            <w:ind w:firstLine="0"/>
            <w:outlineLvl w:val="0"/>
          </w:pPr>
        </w:pPrChange>
      </w:pPr>
      <w:ins w:id="201" w:author="Délcio Raúl" w:date="2026-05-19T01:40:00Z" w16du:dateUtc="2026-05-19T00:40:00Z">
        <w:r w:rsidRPr="003576C8">
          <w:t xml:space="preserve">• </w:t>
        </w:r>
        <w:r w:rsidRPr="00E24C5C">
          <w:rPr>
            <w:b/>
            <w:bCs/>
          </w:rPr>
          <w:t>SQL:</w:t>
        </w:r>
        <w:r w:rsidRPr="003576C8">
          <w:t xml:space="preserve"> Structured Query Language (Linguagem de Consulta Estruturada)</w:t>
        </w:r>
      </w:ins>
    </w:p>
    <w:p w14:paraId="1BE00A80" w14:textId="77777777" w:rsidR="003576C8" w:rsidRPr="003576C8" w:rsidRDefault="003576C8">
      <w:pPr>
        <w:rPr>
          <w:ins w:id="202" w:author="Délcio Raúl" w:date="2026-05-19T01:40:00Z" w16du:dateUtc="2026-05-19T00:40:00Z"/>
        </w:rPr>
        <w:pPrChange w:id="203" w:author="Délcio Raúl" w:date="2026-05-19T01:40:00Z" w16du:dateUtc="2026-05-19T00:40:00Z">
          <w:pPr>
            <w:keepNext/>
            <w:spacing w:before="480" w:after="240" w:line="360" w:lineRule="auto"/>
            <w:ind w:firstLine="0"/>
            <w:outlineLvl w:val="0"/>
          </w:pPr>
        </w:pPrChange>
      </w:pPr>
      <w:ins w:id="204" w:author="Délcio Raúl" w:date="2026-05-19T01:40:00Z" w16du:dateUtc="2026-05-19T00:40:00Z">
        <w:r w:rsidRPr="003576C8">
          <w:t xml:space="preserve">• </w:t>
        </w:r>
        <w:r w:rsidRPr="00E24C5C">
          <w:rPr>
            <w:b/>
            <w:bCs/>
          </w:rPr>
          <w:t>URL:</w:t>
        </w:r>
        <w:r w:rsidRPr="003576C8">
          <w:t xml:space="preserve"> Uniform Resource Locator (Localizador Padrão de Recursos)</w:t>
        </w:r>
      </w:ins>
    </w:p>
    <w:p w14:paraId="7CFF9428" w14:textId="77777777" w:rsidR="003576C8" w:rsidRPr="003576C8" w:rsidRDefault="003576C8">
      <w:pPr>
        <w:rPr>
          <w:ins w:id="205" w:author="Délcio Raúl" w:date="2026-05-19T01:40:00Z" w16du:dateUtc="2026-05-19T00:40:00Z"/>
        </w:rPr>
        <w:pPrChange w:id="206" w:author="Délcio Raúl" w:date="2026-05-19T01:40:00Z" w16du:dateUtc="2026-05-19T00:40:00Z">
          <w:pPr>
            <w:keepNext/>
            <w:spacing w:before="480" w:after="240" w:line="360" w:lineRule="auto"/>
            <w:ind w:firstLine="0"/>
            <w:outlineLvl w:val="0"/>
          </w:pPr>
        </w:pPrChange>
      </w:pPr>
      <w:ins w:id="207" w:author="Délcio Raúl" w:date="2026-05-19T01:40:00Z" w16du:dateUtc="2026-05-19T00:40:00Z">
        <w:r w:rsidRPr="003576C8">
          <w:t xml:space="preserve">• </w:t>
        </w:r>
        <w:r w:rsidRPr="00E24C5C">
          <w:rPr>
            <w:b/>
            <w:bCs/>
          </w:rPr>
          <w:t>UX:</w:t>
        </w:r>
        <w:r w:rsidRPr="003576C8">
          <w:t xml:space="preserve"> User Experience (Experiência do Utilizador)</w:t>
        </w:r>
      </w:ins>
    </w:p>
    <w:p w14:paraId="6F738440" w14:textId="73E3C38E" w:rsidR="0069496F" w:rsidRPr="00312FBF" w:rsidDel="003576C8" w:rsidRDefault="003576C8">
      <w:pPr>
        <w:rPr>
          <w:del w:id="208" w:author="Délcio Raúl" w:date="2026-05-19T01:40:00Z" w16du:dateUtc="2026-05-19T00:40:00Z"/>
          <w:lang w:val="en-US"/>
          <w:rPrChange w:id="209" w:author="Délcio Raúl" w:date="2026-05-19T03:54:00Z" w16du:dateUtc="2026-05-19T02:54:00Z">
            <w:rPr>
              <w:del w:id="210" w:author="Délcio Raúl" w:date="2026-05-19T01:40:00Z" w16du:dateUtc="2026-05-19T00:40:00Z"/>
            </w:rPr>
          </w:rPrChange>
        </w:rPr>
        <w:pPrChange w:id="211" w:author="Délcio Raúl" w:date="2026-05-19T01:40:00Z" w16du:dateUtc="2026-05-19T00:40:00Z">
          <w:pPr>
            <w:pStyle w:val="PargrafodaLista"/>
            <w:numPr>
              <w:numId w:val="33"/>
            </w:numPr>
            <w:spacing w:before="60" w:after="60"/>
            <w:ind w:hanging="360"/>
            <w:contextualSpacing w:val="0"/>
          </w:pPr>
        </w:pPrChange>
      </w:pPr>
      <w:ins w:id="212" w:author="Délcio Raúl" w:date="2026-05-19T01:40:00Z" w16du:dateUtc="2026-05-19T00:40:00Z">
        <w:r w:rsidRPr="00312FBF">
          <w:rPr>
            <w:lang w:val="en-US"/>
            <w:rPrChange w:id="213" w:author="Délcio Raúl" w:date="2026-05-19T03:54:00Z" w16du:dateUtc="2026-05-19T02:54:00Z">
              <w:rPr/>
            </w:rPrChange>
          </w:rPr>
          <w:t xml:space="preserve">• </w:t>
        </w:r>
        <w:r w:rsidRPr="00E24C5C">
          <w:rPr>
            <w:b/>
            <w:bCs/>
            <w:lang w:val="en-US"/>
            <w:rPrChange w:id="214" w:author="Délcio Raúl" w:date="2026-05-19T03:54:00Z" w16du:dateUtc="2026-05-19T02:54:00Z">
              <w:rPr/>
            </w:rPrChange>
          </w:rPr>
          <w:t>XSS:</w:t>
        </w:r>
        <w:r w:rsidRPr="00312FBF">
          <w:rPr>
            <w:lang w:val="en-US"/>
            <w:rPrChange w:id="215" w:author="Délcio Raúl" w:date="2026-05-19T03:54:00Z" w16du:dateUtc="2026-05-19T02:54:00Z">
              <w:rPr/>
            </w:rPrChange>
          </w:rPr>
          <w:t xml:space="preserve"> Cross-Site Scripting (Scripting Entre Sites)</w:t>
        </w:r>
      </w:ins>
      <w:del w:id="216" w:author="Délcio Raúl" w:date="2026-05-19T01:40:00Z" w16du:dateUtc="2026-05-19T00:40:00Z">
        <w:r w:rsidR="0069496F" w:rsidRPr="00312FBF" w:rsidDel="003576C8">
          <w:rPr>
            <w:lang w:val="en-US"/>
            <w:rPrChange w:id="217" w:author="Délcio Raúl" w:date="2026-05-19T03:54:00Z" w16du:dateUtc="2026-05-19T02:54:00Z">
              <w:rPr/>
            </w:rPrChange>
          </w:rPr>
          <w:delText>API: Application Programming Interface (Interface de Programação de Aplicações)</w:delText>
        </w:r>
      </w:del>
    </w:p>
    <w:p w14:paraId="3DA58E73" w14:textId="4D3D6EFC" w:rsidR="0069496F" w:rsidRPr="00312FBF" w:rsidDel="003576C8" w:rsidRDefault="0069496F">
      <w:pPr>
        <w:rPr>
          <w:del w:id="218" w:author="Délcio Raúl" w:date="2026-05-19T01:40:00Z" w16du:dateUtc="2026-05-19T00:40:00Z"/>
          <w:lang w:val="en-US"/>
          <w:rPrChange w:id="219" w:author="Délcio Raúl" w:date="2026-05-19T03:54:00Z" w16du:dateUtc="2026-05-19T02:54:00Z">
            <w:rPr>
              <w:del w:id="220" w:author="Délcio Raúl" w:date="2026-05-19T01:40:00Z" w16du:dateUtc="2026-05-19T00:40:00Z"/>
            </w:rPr>
          </w:rPrChange>
        </w:rPr>
        <w:pPrChange w:id="221" w:author="Délcio Raúl" w:date="2026-05-19T01:40:00Z" w16du:dateUtc="2026-05-19T00:40:00Z">
          <w:pPr>
            <w:pStyle w:val="PargrafodaLista"/>
            <w:numPr>
              <w:numId w:val="33"/>
            </w:numPr>
            <w:spacing w:before="60" w:after="60"/>
            <w:ind w:hanging="360"/>
            <w:contextualSpacing w:val="0"/>
          </w:pPr>
        </w:pPrChange>
      </w:pPr>
      <w:del w:id="222" w:author="Délcio Raúl" w:date="2026-05-19T01:40:00Z" w16du:dateUtc="2026-05-19T00:40:00Z">
        <w:r w:rsidRPr="00312FBF" w:rsidDel="003576C8">
          <w:rPr>
            <w:lang w:val="en-US"/>
            <w:rPrChange w:id="223" w:author="Délcio Raúl" w:date="2026-05-19T03:54:00Z" w16du:dateUtc="2026-05-19T02:54:00Z">
              <w:rPr/>
            </w:rPrChange>
          </w:rPr>
          <w:delText>CSS: Cascading Style Sheets</w:delText>
        </w:r>
      </w:del>
    </w:p>
    <w:p w14:paraId="1356ADB8" w14:textId="6B7D6716" w:rsidR="0069496F" w:rsidRPr="00312FBF" w:rsidDel="003576C8" w:rsidRDefault="0069496F">
      <w:pPr>
        <w:rPr>
          <w:del w:id="224" w:author="Délcio Raúl" w:date="2026-05-19T01:40:00Z" w16du:dateUtc="2026-05-19T00:40:00Z"/>
          <w:lang w:val="en-US"/>
          <w:rPrChange w:id="225" w:author="Délcio Raúl" w:date="2026-05-19T03:54:00Z" w16du:dateUtc="2026-05-19T02:54:00Z">
            <w:rPr>
              <w:del w:id="226" w:author="Délcio Raúl" w:date="2026-05-19T01:40:00Z" w16du:dateUtc="2026-05-19T00:40:00Z"/>
            </w:rPr>
          </w:rPrChange>
        </w:rPr>
        <w:pPrChange w:id="227" w:author="Délcio Raúl" w:date="2026-05-19T01:40:00Z" w16du:dateUtc="2026-05-19T00:40:00Z">
          <w:pPr>
            <w:pStyle w:val="PargrafodaLista"/>
            <w:numPr>
              <w:numId w:val="33"/>
            </w:numPr>
            <w:spacing w:before="60" w:after="60"/>
            <w:ind w:hanging="360"/>
            <w:contextualSpacing w:val="0"/>
          </w:pPr>
        </w:pPrChange>
      </w:pPr>
      <w:del w:id="228" w:author="Délcio Raúl" w:date="2026-05-19T01:40:00Z" w16du:dateUtc="2026-05-19T00:40:00Z">
        <w:r w:rsidRPr="00312FBF" w:rsidDel="003576C8">
          <w:rPr>
            <w:lang w:val="en-US"/>
            <w:rPrChange w:id="229" w:author="Délcio Raúl" w:date="2026-05-19T03:54:00Z" w16du:dateUtc="2026-05-19T02:54:00Z">
              <w:rPr/>
            </w:rPrChange>
          </w:rPr>
          <w:delText>CSRF: Cross-Site Request Forgery</w:delText>
        </w:r>
      </w:del>
    </w:p>
    <w:p w14:paraId="7F531A72" w14:textId="5518445D" w:rsidR="0069496F" w:rsidRPr="00312FBF" w:rsidDel="003576C8" w:rsidRDefault="0069496F">
      <w:pPr>
        <w:rPr>
          <w:del w:id="230" w:author="Délcio Raúl" w:date="2026-05-19T01:40:00Z" w16du:dateUtc="2026-05-19T00:40:00Z"/>
          <w:lang w:val="en-US"/>
          <w:rPrChange w:id="231" w:author="Délcio Raúl" w:date="2026-05-19T03:54:00Z" w16du:dateUtc="2026-05-19T02:54:00Z">
            <w:rPr>
              <w:del w:id="232" w:author="Délcio Raúl" w:date="2026-05-19T01:40:00Z" w16du:dateUtc="2026-05-19T00:40:00Z"/>
            </w:rPr>
          </w:rPrChange>
        </w:rPr>
        <w:pPrChange w:id="233" w:author="Délcio Raúl" w:date="2026-05-19T01:40:00Z" w16du:dateUtc="2026-05-19T00:40:00Z">
          <w:pPr>
            <w:pStyle w:val="PargrafodaLista"/>
            <w:numPr>
              <w:numId w:val="33"/>
            </w:numPr>
            <w:spacing w:before="60" w:after="60"/>
            <w:ind w:hanging="360"/>
            <w:contextualSpacing w:val="0"/>
          </w:pPr>
        </w:pPrChange>
      </w:pPr>
      <w:del w:id="234" w:author="Délcio Raúl" w:date="2026-05-19T01:40:00Z" w16du:dateUtc="2026-05-19T00:40:00Z">
        <w:r w:rsidRPr="00312FBF" w:rsidDel="003576C8">
          <w:rPr>
            <w:lang w:val="en-US"/>
            <w:rPrChange w:id="235" w:author="Délcio Raúl" w:date="2026-05-19T03:54:00Z" w16du:dateUtc="2026-05-19T02:54:00Z">
              <w:rPr/>
            </w:rPrChange>
          </w:rPr>
          <w:delText>DRF: Django REST Framework</w:delText>
        </w:r>
      </w:del>
    </w:p>
    <w:p w14:paraId="322A86DE" w14:textId="7C250757" w:rsidR="0069496F" w:rsidRPr="00312FBF" w:rsidDel="003576C8" w:rsidRDefault="0069496F">
      <w:pPr>
        <w:rPr>
          <w:del w:id="236" w:author="Délcio Raúl" w:date="2026-05-19T01:40:00Z" w16du:dateUtc="2026-05-19T00:40:00Z"/>
          <w:lang w:val="en-US"/>
          <w:rPrChange w:id="237" w:author="Délcio Raúl" w:date="2026-05-19T03:54:00Z" w16du:dateUtc="2026-05-19T02:54:00Z">
            <w:rPr>
              <w:del w:id="238" w:author="Délcio Raúl" w:date="2026-05-19T01:40:00Z" w16du:dateUtc="2026-05-19T00:40:00Z"/>
            </w:rPr>
          </w:rPrChange>
        </w:rPr>
        <w:pPrChange w:id="239" w:author="Délcio Raúl" w:date="2026-05-19T01:40:00Z" w16du:dateUtc="2026-05-19T00:40:00Z">
          <w:pPr>
            <w:pStyle w:val="PargrafodaLista"/>
            <w:numPr>
              <w:numId w:val="33"/>
            </w:numPr>
            <w:spacing w:before="60" w:after="60"/>
            <w:ind w:hanging="360"/>
            <w:contextualSpacing w:val="0"/>
          </w:pPr>
        </w:pPrChange>
      </w:pPr>
      <w:del w:id="240" w:author="Délcio Raúl" w:date="2026-05-19T01:40:00Z" w16du:dateUtc="2026-05-19T00:40:00Z">
        <w:r w:rsidRPr="00312FBF" w:rsidDel="003576C8">
          <w:rPr>
            <w:lang w:val="en-US"/>
            <w:rPrChange w:id="241" w:author="Délcio Raúl" w:date="2026-05-19T03:54:00Z" w16du:dateUtc="2026-05-19T02:54:00Z">
              <w:rPr/>
            </w:rPrChange>
          </w:rPr>
          <w:delText>ENDE-EP: Empresa Nacional de Distribuição de Eletricidade – Empresa Pública</w:delText>
        </w:r>
      </w:del>
    </w:p>
    <w:p w14:paraId="2484CB71" w14:textId="65CC7050" w:rsidR="0069496F" w:rsidRPr="00312FBF" w:rsidDel="003576C8" w:rsidRDefault="0069496F">
      <w:pPr>
        <w:rPr>
          <w:del w:id="242" w:author="Délcio Raúl" w:date="2026-05-19T01:40:00Z" w16du:dateUtc="2026-05-19T00:40:00Z"/>
          <w:lang w:val="en-US"/>
          <w:rPrChange w:id="243" w:author="Délcio Raúl" w:date="2026-05-19T03:54:00Z" w16du:dateUtc="2026-05-19T02:54:00Z">
            <w:rPr>
              <w:del w:id="244" w:author="Délcio Raúl" w:date="2026-05-19T01:40:00Z" w16du:dateUtc="2026-05-19T00:40:00Z"/>
            </w:rPr>
          </w:rPrChange>
        </w:rPr>
        <w:pPrChange w:id="245" w:author="Délcio Raúl" w:date="2026-05-19T01:40:00Z" w16du:dateUtc="2026-05-19T00:40:00Z">
          <w:pPr>
            <w:pStyle w:val="PargrafodaLista"/>
            <w:numPr>
              <w:numId w:val="33"/>
            </w:numPr>
            <w:spacing w:before="60" w:after="60"/>
            <w:ind w:hanging="360"/>
            <w:contextualSpacing w:val="0"/>
          </w:pPr>
        </w:pPrChange>
      </w:pPr>
      <w:del w:id="246" w:author="Délcio Raúl" w:date="2026-05-19T01:40:00Z" w16du:dateUtc="2026-05-19T00:40:00Z">
        <w:r w:rsidRPr="00312FBF" w:rsidDel="003576C8">
          <w:rPr>
            <w:lang w:val="en-US"/>
            <w:rPrChange w:id="247" w:author="Délcio Raúl" w:date="2026-05-19T03:54:00Z" w16du:dateUtc="2026-05-19T02:54:00Z">
              <w:rPr/>
            </w:rPrChange>
          </w:rPr>
          <w:delText>HTML: Hypertext Markup Language</w:delText>
        </w:r>
      </w:del>
    </w:p>
    <w:p w14:paraId="157D6AE5" w14:textId="18E7911C" w:rsidR="0069496F" w:rsidRPr="00312FBF" w:rsidDel="003576C8" w:rsidRDefault="0069496F">
      <w:pPr>
        <w:rPr>
          <w:del w:id="248" w:author="Délcio Raúl" w:date="2026-05-19T01:40:00Z" w16du:dateUtc="2026-05-19T00:40:00Z"/>
          <w:lang w:val="en-US"/>
          <w:rPrChange w:id="249" w:author="Délcio Raúl" w:date="2026-05-19T03:54:00Z" w16du:dateUtc="2026-05-19T02:54:00Z">
            <w:rPr>
              <w:del w:id="250" w:author="Délcio Raúl" w:date="2026-05-19T01:40:00Z" w16du:dateUtc="2026-05-19T00:40:00Z"/>
            </w:rPr>
          </w:rPrChange>
        </w:rPr>
        <w:pPrChange w:id="251" w:author="Délcio Raúl" w:date="2026-05-19T01:40:00Z" w16du:dateUtc="2026-05-19T00:40:00Z">
          <w:pPr>
            <w:pStyle w:val="PargrafodaLista"/>
            <w:numPr>
              <w:numId w:val="33"/>
            </w:numPr>
            <w:spacing w:before="60" w:after="60"/>
            <w:ind w:hanging="360"/>
            <w:contextualSpacing w:val="0"/>
          </w:pPr>
        </w:pPrChange>
      </w:pPr>
      <w:del w:id="252" w:author="Délcio Raúl" w:date="2026-05-19T01:40:00Z" w16du:dateUtc="2026-05-19T00:40:00Z">
        <w:r w:rsidRPr="00312FBF" w:rsidDel="003576C8">
          <w:rPr>
            <w:lang w:val="en-US"/>
            <w:rPrChange w:id="253" w:author="Délcio Raúl" w:date="2026-05-19T03:54:00Z" w16du:dateUtc="2026-05-19T02:54:00Z">
              <w:rPr/>
            </w:rPrChange>
          </w:rPr>
          <w:delText>HTTP / HTTPS: Hypertext Transfer Protocol / Secure</w:delText>
        </w:r>
      </w:del>
    </w:p>
    <w:p w14:paraId="077A998E" w14:textId="0E68A5FD" w:rsidR="0069496F" w:rsidRPr="00312FBF" w:rsidDel="003576C8" w:rsidRDefault="0069496F">
      <w:pPr>
        <w:rPr>
          <w:del w:id="254" w:author="Délcio Raúl" w:date="2026-05-19T01:40:00Z" w16du:dateUtc="2026-05-19T00:40:00Z"/>
          <w:lang w:val="en-US"/>
          <w:rPrChange w:id="255" w:author="Délcio Raúl" w:date="2026-05-19T03:54:00Z" w16du:dateUtc="2026-05-19T02:54:00Z">
            <w:rPr>
              <w:del w:id="256" w:author="Délcio Raúl" w:date="2026-05-19T01:40:00Z" w16du:dateUtc="2026-05-19T00:40:00Z"/>
            </w:rPr>
          </w:rPrChange>
        </w:rPr>
        <w:pPrChange w:id="257" w:author="Délcio Raúl" w:date="2026-05-19T01:40:00Z" w16du:dateUtc="2026-05-19T00:40:00Z">
          <w:pPr>
            <w:pStyle w:val="PargrafodaLista"/>
            <w:numPr>
              <w:numId w:val="33"/>
            </w:numPr>
            <w:spacing w:before="60" w:after="60"/>
            <w:ind w:hanging="360"/>
            <w:contextualSpacing w:val="0"/>
          </w:pPr>
        </w:pPrChange>
      </w:pPr>
      <w:del w:id="258" w:author="Délcio Raúl" w:date="2026-05-19T01:40:00Z" w16du:dateUtc="2026-05-19T00:40:00Z">
        <w:r w:rsidRPr="00312FBF" w:rsidDel="003576C8">
          <w:rPr>
            <w:lang w:val="en-US"/>
            <w:rPrChange w:id="259" w:author="Délcio Raúl" w:date="2026-05-19T03:54:00Z" w16du:dateUtc="2026-05-19T02:54:00Z">
              <w:rPr/>
            </w:rPrChange>
          </w:rPr>
          <w:delText>JWT: JSON Web Token</w:delText>
        </w:r>
      </w:del>
    </w:p>
    <w:p w14:paraId="05617F35" w14:textId="5AC8D5FB" w:rsidR="0069496F" w:rsidRPr="00312FBF" w:rsidDel="003576C8" w:rsidRDefault="0069496F">
      <w:pPr>
        <w:rPr>
          <w:del w:id="260" w:author="Délcio Raúl" w:date="2026-05-19T01:40:00Z" w16du:dateUtc="2026-05-19T00:40:00Z"/>
          <w:lang w:val="en-US"/>
          <w:rPrChange w:id="261" w:author="Délcio Raúl" w:date="2026-05-19T03:54:00Z" w16du:dateUtc="2026-05-19T02:54:00Z">
            <w:rPr>
              <w:del w:id="262" w:author="Délcio Raúl" w:date="2026-05-19T01:40:00Z" w16du:dateUtc="2026-05-19T00:40:00Z"/>
            </w:rPr>
          </w:rPrChange>
        </w:rPr>
        <w:pPrChange w:id="263" w:author="Délcio Raúl" w:date="2026-05-19T01:40:00Z" w16du:dateUtc="2026-05-19T00:40:00Z">
          <w:pPr>
            <w:pStyle w:val="PargrafodaLista"/>
            <w:numPr>
              <w:numId w:val="33"/>
            </w:numPr>
            <w:spacing w:before="60" w:after="60"/>
            <w:ind w:hanging="360"/>
            <w:contextualSpacing w:val="0"/>
          </w:pPr>
        </w:pPrChange>
      </w:pPr>
      <w:del w:id="264" w:author="Délcio Raúl" w:date="2026-05-19T01:40:00Z" w16du:dateUtc="2026-05-19T00:40:00Z">
        <w:r w:rsidRPr="00312FBF" w:rsidDel="003576C8">
          <w:rPr>
            <w:lang w:val="en-US"/>
            <w:rPrChange w:id="265" w:author="Délcio Raúl" w:date="2026-05-19T03:54:00Z" w16du:dateUtc="2026-05-19T02:54:00Z">
              <w:rPr/>
            </w:rPrChange>
          </w:rPr>
          <w:delText>Kz: Kwanza (moeda de Angola)</w:delText>
        </w:r>
      </w:del>
    </w:p>
    <w:p w14:paraId="0859C496" w14:textId="5D857A6C" w:rsidR="0069496F" w:rsidRPr="00312FBF" w:rsidDel="003576C8" w:rsidRDefault="0069496F">
      <w:pPr>
        <w:rPr>
          <w:del w:id="266" w:author="Délcio Raúl" w:date="2026-05-19T01:40:00Z" w16du:dateUtc="2026-05-19T00:40:00Z"/>
          <w:lang w:val="en-US"/>
          <w:rPrChange w:id="267" w:author="Délcio Raúl" w:date="2026-05-19T03:54:00Z" w16du:dateUtc="2026-05-19T02:54:00Z">
            <w:rPr>
              <w:del w:id="268" w:author="Délcio Raúl" w:date="2026-05-19T01:40:00Z" w16du:dateUtc="2026-05-19T00:40:00Z"/>
            </w:rPr>
          </w:rPrChange>
        </w:rPr>
        <w:pPrChange w:id="269" w:author="Délcio Raúl" w:date="2026-05-19T01:40:00Z" w16du:dateUtc="2026-05-19T00:40:00Z">
          <w:pPr>
            <w:pStyle w:val="PargrafodaLista"/>
            <w:numPr>
              <w:numId w:val="33"/>
            </w:numPr>
            <w:spacing w:before="60" w:after="60"/>
            <w:ind w:hanging="360"/>
            <w:contextualSpacing w:val="0"/>
          </w:pPr>
        </w:pPrChange>
      </w:pPr>
      <w:del w:id="270" w:author="Délcio Raúl" w:date="2026-05-19T01:40:00Z" w16du:dateUtc="2026-05-19T00:40:00Z">
        <w:r w:rsidRPr="00312FBF" w:rsidDel="003576C8">
          <w:rPr>
            <w:lang w:val="en-US"/>
            <w:rPrChange w:id="271" w:author="Délcio Raúl" w:date="2026-05-19T03:54:00Z" w16du:dateUtc="2026-05-19T02:54:00Z">
              <w:rPr/>
            </w:rPrChange>
          </w:rPr>
          <w:delText>MVT: Model-View-Template</w:delText>
        </w:r>
      </w:del>
    </w:p>
    <w:p w14:paraId="76D76809" w14:textId="30A2AAAD" w:rsidR="0069496F" w:rsidRPr="00312FBF" w:rsidDel="003576C8" w:rsidRDefault="0069496F">
      <w:pPr>
        <w:rPr>
          <w:del w:id="272" w:author="Délcio Raúl" w:date="2026-05-19T01:40:00Z" w16du:dateUtc="2026-05-19T00:40:00Z"/>
          <w:lang w:val="en-US"/>
          <w:rPrChange w:id="273" w:author="Délcio Raúl" w:date="2026-05-19T03:54:00Z" w16du:dateUtc="2026-05-19T02:54:00Z">
            <w:rPr>
              <w:del w:id="274" w:author="Délcio Raúl" w:date="2026-05-19T01:40:00Z" w16du:dateUtc="2026-05-19T00:40:00Z"/>
            </w:rPr>
          </w:rPrChange>
        </w:rPr>
        <w:pPrChange w:id="275" w:author="Délcio Raúl" w:date="2026-05-19T01:40:00Z" w16du:dateUtc="2026-05-19T00:40:00Z">
          <w:pPr>
            <w:pStyle w:val="PargrafodaLista"/>
            <w:numPr>
              <w:numId w:val="33"/>
            </w:numPr>
            <w:spacing w:before="60" w:after="60"/>
            <w:ind w:hanging="360"/>
            <w:contextualSpacing w:val="0"/>
          </w:pPr>
        </w:pPrChange>
      </w:pPr>
      <w:del w:id="276" w:author="Délcio Raúl" w:date="2026-05-19T01:40:00Z" w16du:dateUtc="2026-05-19T00:40:00Z">
        <w:r w:rsidRPr="00312FBF" w:rsidDel="003576C8">
          <w:rPr>
            <w:lang w:val="en-US"/>
            <w:rPrChange w:id="277" w:author="Délcio Raúl" w:date="2026-05-19T03:54:00Z" w16du:dateUtc="2026-05-19T02:54:00Z">
              <w:rPr/>
            </w:rPrChange>
          </w:rPr>
          <w:delText>MySQL: My Structured Query Language</w:delText>
        </w:r>
      </w:del>
    </w:p>
    <w:p w14:paraId="40BF0E4A" w14:textId="620B0A77" w:rsidR="0069496F" w:rsidRPr="00312FBF" w:rsidDel="003576C8" w:rsidRDefault="0069496F">
      <w:pPr>
        <w:rPr>
          <w:del w:id="278" w:author="Délcio Raúl" w:date="2026-05-19T01:40:00Z" w16du:dateUtc="2026-05-19T00:40:00Z"/>
          <w:lang w:val="en-US"/>
          <w:rPrChange w:id="279" w:author="Délcio Raúl" w:date="2026-05-19T03:54:00Z" w16du:dateUtc="2026-05-19T02:54:00Z">
            <w:rPr>
              <w:del w:id="280" w:author="Délcio Raúl" w:date="2026-05-19T01:40:00Z" w16du:dateUtc="2026-05-19T00:40:00Z"/>
            </w:rPr>
          </w:rPrChange>
        </w:rPr>
        <w:pPrChange w:id="281" w:author="Délcio Raúl" w:date="2026-05-19T01:40:00Z" w16du:dateUtc="2026-05-19T00:40:00Z">
          <w:pPr>
            <w:pStyle w:val="PargrafodaLista"/>
            <w:numPr>
              <w:numId w:val="33"/>
            </w:numPr>
            <w:spacing w:before="60" w:after="60"/>
            <w:ind w:hanging="360"/>
            <w:contextualSpacing w:val="0"/>
          </w:pPr>
        </w:pPrChange>
      </w:pPr>
      <w:del w:id="282" w:author="Délcio Raúl" w:date="2026-05-19T01:40:00Z" w16du:dateUtc="2026-05-19T00:40:00Z">
        <w:r w:rsidRPr="00312FBF" w:rsidDel="003576C8">
          <w:rPr>
            <w:lang w:val="en-US"/>
            <w:rPrChange w:id="283" w:author="Délcio Raúl" w:date="2026-05-19T03:54:00Z" w16du:dateUtc="2026-05-19T02:54:00Z">
              <w:rPr/>
            </w:rPrChange>
          </w:rPr>
          <w:delText>ORM: Object-Relational Mapping</w:delText>
        </w:r>
      </w:del>
    </w:p>
    <w:p w14:paraId="7C9411CF" w14:textId="35780170" w:rsidR="0069496F" w:rsidRPr="00312FBF" w:rsidDel="003576C8" w:rsidRDefault="0069496F">
      <w:pPr>
        <w:rPr>
          <w:del w:id="284" w:author="Délcio Raúl" w:date="2026-05-19T01:40:00Z" w16du:dateUtc="2026-05-19T00:40:00Z"/>
          <w:lang w:val="en-US"/>
          <w:rPrChange w:id="285" w:author="Délcio Raúl" w:date="2026-05-19T03:54:00Z" w16du:dateUtc="2026-05-19T02:54:00Z">
            <w:rPr>
              <w:del w:id="286" w:author="Délcio Raúl" w:date="2026-05-19T01:40:00Z" w16du:dateUtc="2026-05-19T00:40:00Z"/>
            </w:rPr>
          </w:rPrChange>
        </w:rPr>
        <w:pPrChange w:id="287" w:author="Délcio Raúl" w:date="2026-05-19T01:40:00Z" w16du:dateUtc="2026-05-19T00:40:00Z">
          <w:pPr>
            <w:pStyle w:val="PargrafodaLista"/>
            <w:numPr>
              <w:numId w:val="33"/>
            </w:numPr>
            <w:spacing w:before="60" w:after="60"/>
            <w:ind w:hanging="360"/>
            <w:contextualSpacing w:val="0"/>
          </w:pPr>
        </w:pPrChange>
      </w:pPr>
      <w:del w:id="288" w:author="Délcio Raúl" w:date="2026-05-19T01:40:00Z" w16du:dateUtc="2026-05-19T00:40:00Z">
        <w:r w:rsidRPr="00312FBF" w:rsidDel="003576C8">
          <w:rPr>
            <w:lang w:val="en-US"/>
            <w:rPrChange w:id="289" w:author="Délcio Raúl" w:date="2026-05-19T03:54:00Z" w16du:dateUtc="2026-05-19T02:54:00Z">
              <w:rPr/>
            </w:rPrChange>
          </w:rPr>
          <w:delText>RBAC: Role-Based Access Control</w:delText>
        </w:r>
      </w:del>
    </w:p>
    <w:p w14:paraId="577C25BD" w14:textId="07D6BCF0" w:rsidR="0069496F" w:rsidRPr="00312FBF" w:rsidDel="003576C8" w:rsidRDefault="0069496F">
      <w:pPr>
        <w:rPr>
          <w:del w:id="290" w:author="Délcio Raúl" w:date="2026-05-19T01:40:00Z" w16du:dateUtc="2026-05-19T00:40:00Z"/>
          <w:lang w:val="en-US"/>
          <w:rPrChange w:id="291" w:author="Délcio Raúl" w:date="2026-05-19T03:54:00Z" w16du:dateUtc="2026-05-19T02:54:00Z">
            <w:rPr>
              <w:del w:id="292" w:author="Délcio Raúl" w:date="2026-05-19T01:40:00Z" w16du:dateUtc="2026-05-19T00:40:00Z"/>
            </w:rPr>
          </w:rPrChange>
        </w:rPr>
        <w:pPrChange w:id="293" w:author="Délcio Raúl" w:date="2026-05-19T01:40:00Z" w16du:dateUtc="2026-05-19T00:40:00Z">
          <w:pPr>
            <w:pStyle w:val="PargrafodaLista"/>
            <w:numPr>
              <w:numId w:val="33"/>
            </w:numPr>
            <w:spacing w:before="60" w:after="60"/>
            <w:ind w:hanging="360"/>
            <w:contextualSpacing w:val="0"/>
          </w:pPr>
        </w:pPrChange>
      </w:pPr>
      <w:del w:id="294" w:author="Délcio Raúl" w:date="2026-05-19T01:40:00Z" w16du:dateUtc="2026-05-19T00:40:00Z">
        <w:r w:rsidRPr="00312FBF" w:rsidDel="003576C8">
          <w:rPr>
            <w:lang w:val="en-US"/>
            <w:rPrChange w:id="295" w:author="Délcio Raúl" w:date="2026-05-19T03:54:00Z" w16du:dateUtc="2026-05-19T02:54:00Z">
              <w:rPr/>
            </w:rPrChange>
          </w:rPr>
          <w:delText>SGBD: Sistema de Gestão de Base de Dados</w:delText>
        </w:r>
      </w:del>
    </w:p>
    <w:p w14:paraId="50C0A118" w14:textId="66D2119D" w:rsidR="0069496F" w:rsidRPr="00312FBF" w:rsidDel="003576C8" w:rsidRDefault="0069496F">
      <w:pPr>
        <w:rPr>
          <w:del w:id="296" w:author="Délcio Raúl" w:date="2026-05-19T01:40:00Z" w16du:dateUtc="2026-05-19T00:40:00Z"/>
          <w:lang w:val="en-US"/>
          <w:rPrChange w:id="297" w:author="Délcio Raúl" w:date="2026-05-19T03:54:00Z" w16du:dateUtc="2026-05-19T02:54:00Z">
            <w:rPr>
              <w:del w:id="298" w:author="Délcio Raúl" w:date="2026-05-19T01:40:00Z" w16du:dateUtc="2026-05-19T00:40:00Z"/>
            </w:rPr>
          </w:rPrChange>
        </w:rPr>
        <w:pPrChange w:id="299" w:author="Délcio Raúl" w:date="2026-05-19T01:40:00Z" w16du:dateUtc="2026-05-19T00:40:00Z">
          <w:pPr>
            <w:pStyle w:val="PargrafodaLista"/>
            <w:numPr>
              <w:numId w:val="33"/>
            </w:numPr>
            <w:spacing w:before="60" w:after="60"/>
            <w:ind w:hanging="360"/>
            <w:contextualSpacing w:val="0"/>
          </w:pPr>
        </w:pPrChange>
      </w:pPr>
      <w:del w:id="300" w:author="Délcio Raúl" w:date="2026-05-19T01:40:00Z" w16du:dateUtc="2026-05-19T00:40:00Z">
        <w:r w:rsidRPr="00312FBF" w:rsidDel="003576C8">
          <w:rPr>
            <w:lang w:val="en-US"/>
            <w:rPrChange w:id="301" w:author="Délcio Raúl" w:date="2026-05-19T03:54:00Z" w16du:dateUtc="2026-05-19T02:54:00Z">
              <w:rPr/>
            </w:rPrChange>
          </w:rPr>
          <w:delText>SQL: Structured Query Language</w:delText>
        </w:r>
      </w:del>
    </w:p>
    <w:p w14:paraId="08F102F8" w14:textId="6AFFB10C" w:rsidR="0069496F" w:rsidRPr="00312FBF" w:rsidDel="003576C8" w:rsidRDefault="0069496F">
      <w:pPr>
        <w:rPr>
          <w:del w:id="302" w:author="Délcio Raúl" w:date="2026-05-19T01:40:00Z" w16du:dateUtc="2026-05-19T00:40:00Z"/>
          <w:lang w:val="en-US"/>
          <w:rPrChange w:id="303" w:author="Délcio Raúl" w:date="2026-05-19T03:54:00Z" w16du:dateUtc="2026-05-19T02:54:00Z">
            <w:rPr>
              <w:del w:id="304" w:author="Délcio Raúl" w:date="2026-05-19T01:40:00Z" w16du:dateUtc="2026-05-19T00:40:00Z"/>
            </w:rPr>
          </w:rPrChange>
        </w:rPr>
        <w:pPrChange w:id="305" w:author="Délcio Raúl" w:date="2026-05-19T01:40:00Z" w16du:dateUtc="2026-05-19T00:40:00Z">
          <w:pPr>
            <w:pStyle w:val="PargrafodaLista"/>
            <w:numPr>
              <w:numId w:val="33"/>
            </w:numPr>
            <w:spacing w:before="60" w:after="60"/>
            <w:ind w:hanging="360"/>
            <w:contextualSpacing w:val="0"/>
          </w:pPr>
        </w:pPrChange>
      </w:pPr>
      <w:del w:id="306" w:author="Délcio Raúl" w:date="2026-05-19T01:40:00Z" w16du:dateUtc="2026-05-19T00:40:00Z">
        <w:r w:rsidRPr="00312FBF" w:rsidDel="003576C8">
          <w:rPr>
            <w:lang w:val="en-US"/>
            <w:rPrChange w:id="307" w:author="Délcio Raúl" w:date="2026-05-19T03:54:00Z" w16du:dateUtc="2026-05-19T02:54:00Z">
              <w:rPr/>
            </w:rPrChange>
          </w:rPr>
          <w:delText>STS: Security Token Service</w:delText>
        </w:r>
      </w:del>
    </w:p>
    <w:p w14:paraId="210B9121" w14:textId="4B51861A" w:rsidR="0069496F" w:rsidRPr="00312FBF" w:rsidDel="003576C8" w:rsidRDefault="0069496F">
      <w:pPr>
        <w:rPr>
          <w:del w:id="308" w:author="Délcio Raúl" w:date="2026-05-19T01:40:00Z" w16du:dateUtc="2026-05-19T00:40:00Z"/>
          <w:lang w:val="en-US"/>
          <w:rPrChange w:id="309" w:author="Délcio Raúl" w:date="2026-05-19T03:54:00Z" w16du:dateUtc="2026-05-19T02:54:00Z">
            <w:rPr>
              <w:del w:id="310" w:author="Délcio Raúl" w:date="2026-05-19T01:40:00Z" w16du:dateUtc="2026-05-19T00:40:00Z"/>
            </w:rPr>
          </w:rPrChange>
        </w:rPr>
        <w:pPrChange w:id="311" w:author="Délcio Raúl" w:date="2026-05-19T01:40:00Z" w16du:dateUtc="2026-05-19T00:40:00Z">
          <w:pPr>
            <w:pStyle w:val="PargrafodaLista"/>
            <w:numPr>
              <w:numId w:val="33"/>
            </w:numPr>
            <w:spacing w:before="60" w:after="60"/>
            <w:ind w:hanging="360"/>
            <w:contextualSpacing w:val="0"/>
          </w:pPr>
        </w:pPrChange>
      </w:pPr>
      <w:del w:id="312" w:author="Délcio Raúl" w:date="2026-05-19T01:40:00Z" w16du:dateUtc="2026-05-19T00:40:00Z">
        <w:r w:rsidRPr="00312FBF" w:rsidDel="003576C8">
          <w:rPr>
            <w:lang w:val="en-US"/>
            <w:rPrChange w:id="313" w:author="Délcio Raúl" w:date="2026-05-19T03:54:00Z" w16du:dateUtc="2026-05-19T02:54:00Z">
              <w:rPr/>
            </w:rPrChange>
          </w:rPr>
          <w:delText>URL: Uniform Resource Locator</w:delText>
        </w:r>
      </w:del>
    </w:p>
    <w:p w14:paraId="53CB58D5" w14:textId="46F011AF" w:rsidR="0069496F" w:rsidRPr="00312FBF" w:rsidDel="003576C8" w:rsidRDefault="0069496F">
      <w:pPr>
        <w:rPr>
          <w:del w:id="314" w:author="Délcio Raúl" w:date="2026-05-19T01:40:00Z" w16du:dateUtc="2026-05-19T00:40:00Z"/>
          <w:lang w:val="en-US"/>
          <w:rPrChange w:id="315" w:author="Délcio Raúl" w:date="2026-05-19T03:54:00Z" w16du:dateUtc="2026-05-19T02:54:00Z">
            <w:rPr>
              <w:del w:id="316" w:author="Délcio Raúl" w:date="2026-05-19T01:40:00Z" w16du:dateUtc="2026-05-19T00:40:00Z"/>
            </w:rPr>
          </w:rPrChange>
        </w:rPr>
        <w:pPrChange w:id="317" w:author="Délcio Raúl" w:date="2026-05-19T01:40:00Z" w16du:dateUtc="2026-05-19T00:40:00Z">
          <w:pPr>
            <w:pStyle w:val="PargrafodaLista"/>
            <w:numPr>
              <w:numId w:val="33"/>
            </w:numPr>
            <w:spacing w:before="60" w:after="60"/>
            <w:ind w:hanging="360"/>
            <w:contextualSpacing w:val="0"/>
          </w:pPr>
        </w:pPrChange>
      </w:pPr>
      <w:del w:id="318" w:author="Délcio Raúl" w:date="2026-05-19T01:40:00Z" w16du:dateUtc="2026-05-19T00:40:00Z">
        <w:r w:rsidRPr="00312FBF" w:rsidDel="003576C8">
          <w:rPr>
            <w:lang w:val="en-US"/>
            <w:rPrChange w:id="319" w:author="Délcio Raúl" w:date="2026-05-19T03:54:00Z" w16du:dateUtc="2026-05-19T02:54:00Z">
              <w:rPr/>
            </w:rPrChange>
          </w:rPr>
          <w:delText>UX: User Experience</w:delText>
        </w:r>
      </w:del>
    </w:p>
    <w:p w14:paraId="3B1BC5E9" w14:textId="3AE0EC8F" w:rsidR="0069496F" w:rsidRPr="00312FBF" w:rsidDel="003576C8" w:rsidRDefault="0069496F">
      <w:pPr>
        <w:rPr>
          <w:del w:id="320" w:author="Délcio Raúl" w:date="2026-05-19T01:40:00Z" w16du:dateUtc="2026-05-19T00:40:00Z"/>
          <w:lang w:val="en-US"/>
          <w:rPrChange w:id="321" w:author="Délcio Raúl" w:date="2026-05-19T03:54:00Z" w16du:dateUtc="2026-05-19T02:54:00Z">
            <w:rPr>
              <w:del w:id="322" w:author="Délcio Raúl" w:date="2026-05-19T01:40:00Z" w16du:dateUtc="2026-05-19T00:40:00Z"/>
            </w:rPr>
          </w:rPrChange>
        </w:rPr>
        <w:pPrChange w:id="323" w:author="Délcio Raúl" w:date="2026-05-19T01:40:00Z" w16du:dateUtc="2026-05-19T00:40:00Z">
          <w:pPr>
            <w:pStyle w:val="PargrafodaLista"/>
            <w:numPr>
              <w:numId w:val="33"/>
            </w:numPr>
            <w:spacing w:before="60" w:after="60"/>
            <w:ind w:hanging="360"/>
            <w:contextualSpacing w:val="0"/>
          </w:pPr>
        </w:pPrChange>
      </w:pPr>
      <w:del w:id="324" w:author="Délcio Raúl" w:date="2026-05-19T01:40:00Z" w16du:dateUtc="2026-05-19T00:40:00Z">
        <w:r w:rsidRPr="00312FBF" w:rsidDel="003576C8">
          <w:rPr>
            <w:lang w:val="en-US"/>
            <w:rPrChange w:id="325" w:author="Délcio Raúl" w:date="2026-05-19T03:54:00Z" w16du:dateUtc="2026-05-19T02:54:00Z">
              <w:rPr/>
            </w:rPrChange>
          </w:rPr>
          <w:delText>XSS: Cross-Site Scripting</w:delText>
        </w:r>
      </w:del>
    </w:p>
    <w:p w14:paraId="5D892873" w14:textId="77777777" w:rsidR="006822FC" w:rsidRPr="00312FBF" w:rsidRDefault="006822FC" w:rsidP="003576C8">
      <w:pPr>
        <w:rPr>
          <w:bCs/>
          <w:color w:val="000000"/>
          <w:lang w:val="en-US"/>
          <w:rPrChange w:id="326" w:author="Délcio Raúl" w:date="2026-05-19T03:54:00Z" w16du:dateUtc="2026-05-19T02:54:00Z">
            <w:rPr>
              <w:bCs/>
              <w:color w:val="000000"/>
            </w:rPr>
          </w:rPrChange>
        </w:rPr>
      </w:pPr>
      <w:r w:rsidRPr="00312FBF">
        <w:rPr>
          <w:bCs/>
          <w:color w:val="000000"/>
          <w:lang w:val="en-US"/>
          <w:rPrChange w:id="327" w:author="Délcio Raúl" w:date="2026-05-19T03:54:00Z" w16du:dateUtc="2026-05-19T02:54:00Z">
            <w:rPr>
              <w:bCs/>
              <w:color w:val="000000"/>
            </w:rPr>
          </w:rPrChange>
        </w:rPr>
        <w:br w:type="page"/>
      </w:r>
    </w:p>
    <w:p w14:paraId="281D27ED" w14:textId="36A8A5BD" w:rsidR="00F361F5" w:rsidRPr="00F361F5" w:rsidRDefault="00F361F5">
      <w:pPr>
        <w:pStyle w:val="Ttulo1"/>
        <w:spacing w:line="360" w:lineRule="auto"/>
        <w:rPr>
          <w:ins w:id="328" w:author="Délcio Raúl" w:date="2026-05-18T23:11:00Z" w16du:dateUtc="2026-05-18T22:11:00Z"/>
          <w:lang w:val="pt-AO"/>
        </w:rPr>
        <w:pPrChange w:id="329" w:author="Délcio Raúl" w:date="2026-05-19T00:32:00Z" w16du:dateUtc="2026-05-18T23:32:00Z">
          <w:pPr>
            <w:spacing w:before="100" w:beforeAutospacing="1" w:after="100" w:afterAutospacing="1"/>
            <w:ind w:firstLine="0"/>
            <w:outlineLvl w:val="1"/>
          </w:pPr>
        </w:pPrChange>
      </w:pPr>
      <w:bookmarkStart w:id="330" w:name="_Toc230102870"/>
      <w:ins w:id="331" w:author="Délcio Raúl" w:date="2026-05-18T23:11:00Z" w16du:dateUtc="2026-05-18T22:11:00Z">
        <w:r w:rsidRPr="00F361F5">
          <w:rPr>
            <w:lang w:val="pt-AO"/>
          </w:rPr>
          <w:lastRenderedPageBreak/>
          <w:t>Introdução</w:t>
        </w:r>
        <w:bookmarkEnd w:id="330"/>
      </w:ins>
    </w:p>
    <w:p w14:paraId="68063BF8" w14:textId="77777777" w:rsidR="00BA514E" w:rsidRDefault="00BA514E">
      <w:pPr>
        <w:pStyle w:val="NormalWeb"/>
        <w:spacing w:before="0" w:beforeAutospacing="0" w:after="0" w:afterAutospacing="0" w:line="360" w:lineRule="auto"/>
        <w:rPr>
          <w:ins w:id="332" w:author="Délcio Raúl" w:date="2026-05-18T23:13:00Z" w16du:dateUtc="2026-05-18T22:13:00Z"/>
        </w:rPr>
        <w:pPrChange w:id="333" w:author="Délcio Raúl" w:date="2026-05-19T00:32:00Z" w16du:dateUtc="2026-05-18T23:32:00Z">
          <w:pPr>
            <w:pStyle w:val="NormalWeb"/>
          </w:pPr>
        </w:pPrChange>
      </w:pPr>
      <w:ins w:id="334" w:author="Délcio Raúl" w:date="2026-05-18T23:13:00Z" w16du:dateUtc="2026-05-18T22:13:00Z">
        <w:r>
          <w:t>A gestão eficiente dos processos de atendimento e pagamentos constitui um dos principais desafios das empresas prestadoras de serviços públicos, especialmente no setor da distribuição de energia elétrica. Com o crescimento da utilização das tecnologias digitais, os clientes passaram a exigir serviços mais rápidos, acessíveis e eficientes, tornando necessária a modernização dos sistemas tradicionais de atendimento.</w:t>
        </w:r>
      </w:ins>
    </w:p>
    <w:p w14:paraId="5237836B" w14:textId="77777777" w:rsidR="00BA514E" w:rsidRDefault="00BA514E">
      <w:pPr>
        <w:pStyle w:val="NormalWeb"/>
        <w:spacing w:before="0" w:beforeAutospacing="0" w:after="0" w:afterAutospacing="0" w:line="360" w:lineRule="auto"/>
        <w:rPr>
          <w:ins w:id="335" w:author="Délcio Raúl" w:date="2026-05-18T23:13:00Z" w16du:dateUtc="2026-05-18T22:13:00Z"/>
        </w:rPr>
        <w:pPrChange w:id="336" w:author="Délcio Raúl" w:date="2026-05-19T00:32:00Z" w16du:dateUtc="2026-05-18T23:32:00Z">
          <w:pPr>
            <w:pStyle w:val="NormalWeb"/>
          </w:pPr>
        </w:pPrChange>
      </w:pPr>
      <w:ins w:id="337" w:author="Délcio Raúl" w:date="2026-05-18T23:13:00Z" w16du:dateUtc="2026-05-18T22:13:00Z">
        <w:r>
          <w:t>Na Empresa Nacional de Distribuição de Electricidade (ENDE-EP), muitos processos ainda apresentam limitações relacionadas com filas presenciais, dificuldades na consulta de informações, atrasos no atendimento e limitações nos serviços digitais disponíveis para clientes pré-pagos e pós-pagos. Essas dificuldades afetam diretamente a experiência dos utilizadores e reduzem a eficiência operacional da empresa.</w:t>
        </w:r>
      </w:ins>
    </w:p>
    <w:p w14:paraId="36B9700C" w14:textId="77777777" w:rsidR="00BA514E" w:rsidRDefault="00BA514E">
      <w:pPr>
        <w:pStyle w:val="NormalWeb"/>
        <w:spacing w:before="0" w:beforeAutospacing="0" w:after="0" w:afterAutospacing="0" w:line="360" w:lineRule="auto"/>
        <w:rPr>
          <w:ins w:id="338" w:author="Délcio Raúl" w:date="2026-05-18T23:13:00Z" w16du:dateUtc="2026-05-18T22:13:00Z"/>
        </w:rPr>
        <w:pPrChange w:id="339" w:author="Délcio Raúl" w:date="2026-05-19T00:32:00Z" w16du:dateUtc="2026-05-18T23:32:00Z">
          <w:pPr>
            <w:pStyle w:val="NormalWeb"/>
          </w:pPr>
        </w:pPrChange>
      </w:pPr>
      <w:ins w:id="340" w:author="Délcio Raúl" w:date="2026-05-18T23:13:00Z" w16du:dateUtc="2026-05-18T22:13:00Z">
        <w:r>
          <w:t>Os clientes pré-pagos e pós-pagos possuem necessidades diferentes no acesso aos serviços da ENDE. Enquanto os clientes pré-pagos necessitam de mecanismos rápidos para carregamento de energia e consulta de saldo, os clientes pós-pagos dependem de funcionalidades relacionadas à consulta de faturas, pagamentos e histórico de consumo. Diante disso, torna-se necessária uma solução integrada capaz de centralizar estes serviços numa única plataforma digital.</w:t>
        </w:r>
      </w:ins>
    </w:p>
    <w:p w14:paraId="030C3D7A" w14:textId="77777777" w:rsidR="00BA514E" w:rsidRDefault="00BA514E">
      <w:pPr>
        <w:pStyle w:val="NormalWeb"/>
        <w:spacing w:before="0" w:beforeAutospacing="0" w:after="0" w:afterAutospacing="0" w:line="360" w:lineRule="auto"/>
        <w:rPr>
          <w:ins w:id="341" w:author="Délcio Raúl" w:date="2026-05-18T23:13:00Z" w16du:dateUtc="2026-05-18T22:13:00Z"/>
        </w:rPr>
        <w:pPrChange w:id="342" w:author="Délcio Raúl" w:date="2026-05-19T00:32:00Z" w16du:dateUtc="2026-05-18T23:32:00Z">
          <w:pPr>
            <w:pStyle w:val="NormalWeb"/>
          </w:pPr>
        </w:pPrChange>
      </w:pPr>
      <w:ins w:id="343" w:author="Délcio Raúl" w:date="2026-05-18T23:13:00Z" w16du:dateUtc="2026-05-18T22:13:00Z">
        <w:r>
          <w:t>Neste contexto, o presente trabalho propõe o desenvolvimento de uma plataforma web para otimização da gestão de atendimento e pagamentos da ENDE, permitindo maior organização, acessibilidade e eficiência nos processos. A solução será desenvolvida utilizando Django, Bootstrap e PostgreSQL, visando garantir segurança, facilidade de utilização e melhor gestão das informações.</w:t>
        </w:r>
      </w:ins>
    </w:p>
    <w:p w14:paraId="079F1EE1" w14:textId="77777777" w:rsidR="00BA514E" w:rsidRDefault="00BA514E">
      <w:pPr>
        <w:pStyle w:val="NormalWeb"/>
        <w:spacing w:before="0" w:beforeAutospacing="0" w:after="0" w:afterAutospacing="0" w:line="360" w:lineRule="auto"/>
        <w:rPr>
          <w:ins w:id="344" w:author="Délcio Raúl" w:date="2026-05-18T23:13:00Z" w16du:dateUtc="2026-05-18T22:13:00Z"/>
        </w:rPr>
        <w:pPrChange w:id="345" w:author="Délcio Raúl" w:date="2026-05-19T00:32:00Z" w16du:dateUtc="2026-05-18T23:32:00Z">
          <w:pPr>
            <w:pStyle w:val="NormalWeb"/>
          </w:pPr>
        </w:pPrChange>
      </w:pPr>
      <w:ins w:id="346" w:author="Délcio Raúl" w:date="2026-05-18T23:13:00Z" w16du:dateUtc="2026-05-18T22:13:00Z">
        <w:r>
          <w:t>O projeto busca contribuir para a modernização dos serviços digitais da ENDE, reduzindo limitações operacionais e melhorando a interação entre a empresa e os seus clientes.</w:t>
        </w:r>
      </w:ins>
    </w:p>
    <w:p w14:paraId="71E1ADB9" w14:textId="68CD87F6" w:rsidR="0016170F" w:rsidRPr="00AA0282" w:rsidDel="00F361F5" w:rsidRDefault="00AA0282">
      <w:pPr>
        <w:pStyle w:val="Ttulo1"/>
        <w:spacing w:line="360" w:lineRule="auto"/>
        <w:rPr>
          <w:del w:id="347" w:author="Délcio Raúl" w:date="2026-05-18T23:11:00Z" w16du:dateUtc="2026-05-18T22:11:00Z"/>
        </w:rPr>
        <w:pPrChange w:id="348" w:author="Délcio Raúl" w:date="2026-05-19T00:32:00Z" w16du:dateUtc="2026-05-18T23:32:00Z">
          <w:pPr>
            <w:pStyle w:val="Ttulo1"/>
          </w:pPr>
        </w:pPrChange>
      </w:pPr>
      <w:del w:id="349" w:author="Délcio Raúl" w:date="2026-05-18T23:11:00Z" w16du:dateUtc="2026-05-18T22:11:00Z">
        <w:r w:rsidRPr="00752060" w:rsidDel="00F361F5">
          <w:delText>Introdução</w:delText>
        </w:r>
      </w:del>
    </w:p>
    <w:p w14:paraId="79D28C43" w14:textId="0D79690E" w:rsidR="00752060" w:rsidRPr="00752060" w:rsidDel="00F361F5" w:rsidRDefault="00752060">
      <w:pPr>
        <w:spacing w:line="360" w:lineRule="auto"/>
        <w:ind w:firstLine="0"/>
        <w:rPr>
          <w:del w:id="350" w:author="Délcio Raúl" w:date="2026-05-18T23:11:00Z" w16du:dateUtc="2026-05-18T22:11:00Z"/>
          <w:rFonts w:eastAsia="Times New Roman"/>
          <w:bCs/>
          <w:color w:val="000000"/>
          <w:lang w:eastAsia="pt-PT"/>
        </w:rPr>
        <w:pPrChange w:id="351" w:author="Délcio Raúl" w:date="2026-05-19T00:32:00Z" w16du:dateUtc="2026-05-18T23:32:00Z">
          <w:pPr>
            <w:ind w:firstLine="0"/>
          </w:pPr>
        </w:pPrChange>
      </w:pPr>
      <w:del w:id="352" w:author="Délcio Raúl" w:date="2026-05-18T23:11:00Z" w16du:dateUtc="2026-05-18T22:11:00Z">
        <w:r w:rsidRPr="00752060" w:rsidDel="00F361F5">
          <w:rPr>
            <w:rFonts w:eastAsia="Times New Roman"/>
            <w:bCs/>
            <w:color w:val="000000"/>
            <w:lang w:eastAsia="pt-PT"/>
          </w:rPr>
          <w:delText>A gestão eficiente dos processos de atendimento e pagamentos em empresas de serviços públicos, como as concessionárias de energia elétrica, representa um desafio contínuo no cenário contemporâneo de transformação digital e exigência por excelência operacional (Pressman, 2019). A adoção de plataformas web integradas para clientes pré e pós-pago é considerada uma estratégia fundamental para a otimização dos fluxos de trabalho, aumento da satisfação do usuário e redução de custos operacionais (Sommerville, 2016). Segundo Castells (2018), a digitalização dos processos corporativos é um vetor essencial para a competitividade e sustentabilidade organizacional, especialmente em setores regula</w:delText>
        </w:r>
        <w:r w:rsidDel="00F361F5">
          <w:rPr>
            <w:rFonts w:eastAsia="Times New Roman"/>
            <w:bCs/>
            <w:color w:val="000000"/>
            <w:lang w:eastAsia="pt-PT"/>
          </w:rPr>
          <w:delText>dos e de grande impacto social.</w:delText>
        </w:r>
      </w:del>
    </w:p>
    <w:p w14:paraId="1D5BE280" w14:textId="46010F8F" w:rsidR="00752060" w:rsidRPr="00752060" w:rsidDel="00F361F5" w:rsidRDefault="00752060">
      <w:pPr>
        <w:spacing w:line="360" w:lineRule="auto"/>
        <w:ind w:firstLine="0"/>
        <w:rPr>
          <w:del w:id="353" w:author="Délcio Raúl" w:date="2026-05-18T23:11:00Z" w16du:dateUtc="2026-05-18T22:11:00Z"/>
          <w:rFonts w:eastAsia="Times New Roman"/>
          <w:bCs/>
          <w:color w:val="000000"/>
          <w:lang w:eastAsia="pt-PT"/>
        </w:rPr>
        <w:pPrChange w:id="354" w:author="Délcio Raúl" w:date="2026-05-19T00:32:00Z" w16du:dateUtc="2026-05-18T23:32:00Z">
          <w:pPr>
            <w:ind w:firstLine="0"/>
          </w:pPr>
        </w:pPrChange>
      </w:pPr>
      <w:del w:id="355" w:author="Délcio Raúl" w:date="2026-05-18T23:11:00Z" w16du:dateUtc="2026-05-18T22:11:00Z">
        <w:r w:rsidRPr="00752060" w:rsidDel="00F361F5">
          <w:rPr>
            <w:rFonts w:eastAsia="Times New Roman"/>
            <w:bCs/>
            <w:color w:val="000000"/>
            <w:lang w:eastAsia="pt-PT"/>
          </w:rPr>
          <w:delText>No contexto específico da Empresa Nacional de Distribuição de Energia (ENDE), a complexidade dos sistemas de atendimento envolve múltiplos canais, incluindo call centers, atendimento presencial e plataformas digitais, que, por vezes, operam de forma fragmentada e com baixa integração dos dados (Almeida, 2021). Tal fragmentação prejudica a eficiência no tratamento de solicitações, pagamentos e resolução de problemas, gerando atrasos e insatisfação dos clientes (Martins &amp; Pereira, 2020). Além disso, a coexistência de clientes pré-pagos e pós-pagos impõe particularidades técnicas e processuais que demandam soluções customizadas para garantir a qualidade do serviço e a segurança das t</w:delText>
        </w:r>
        <w:r w:rsidDel="00F361F5">
          <w:rPr>
            <w:rFonts w:eastAsia="Times New Roman"/>
            <w:bCs/>
            <w:color w:val="000000"/>
            <w:lang w:eastAsia="pt-PT"/>
          </w:rPr>
          <w:delText>ransações (Costa et al., 2019).</w:delText>
        </w:r>
      </w:del>
    </w:p>
    <w:p w14:paraId="690CFB39" w14:textId="6573D772" w:rsidR="00752060" w:rsidDel="00F361F5" w:rsidRDefault="00752060">
      <w:pPr>
        <w:spacing w:line="360" w:lineRule="auto"/>
        <w:ind w:firstLine="0"/>
        <w:rPr>
          <w:del w:id="356" w:author="Délcio Raúl" w:date="2026-05-18T23:11:00Z" w16du:dateUtc="2026-05-18T22:11:00Z"/>
          <w:rFonts w:eastAsia="Times New Roman"/>
          <w:bCs/>
          <w:color w:val="000000"/>
          <w:lang w:eastAsia="pt-PT"/>
        </w:rPr>
        <w:pPrChange w:id="357" w:author="Délcio Raúl" w:date="2026-05-19T00:32:00Z" w16du:dateUtc="2026-05-18T23:32:00Z">
          <w:pPr>
            <w:ind w:firstLine="0"/>
          </w:pPr>
        </w:pPrChange>
      </w:pPr>
      <w:del w:id="358" w:author="Délcio Raúl" w:date="2026-05-18T23:11:00Z" w16du:dateUtc="2026-05-18T22:11:00Z">
        <w:r w:rsidRPr="00752060" w:rsidDel="00F361F5">
          <w:rPr>
            <w:rFonts w:eastAsia="Times New Roman"/>
            <w:bCs/>
            <w:color w:val="000000"/>
            <w:lang w:eastAsia="pt-PT"/>
          </w:rPr>
          <w:delText>Diante deste cenário, o desenvolvimento de uma plataforma web robusta e integrada, que unifique o atendimento e os pagamentos para ambos os perfis de clientes, emerge como uma solução estratégica para a otimização da gestão da ENDE. Conforme Pressman (2019), a engenharia de software aplicada a sistemas corporativos deve contemplar aspectos de usabilidade, escalabilidade, segurança e interoperabilidade para garantir sua eficiência e aderência ao negócio. Esta fundamentação teórica visa sustentar a análise do problema, as hipóteses e os objetivos do projeto, embasando-os em referências técnicas consolidadas no campo da engenharia de software e gestão de processos.</w:delText>
        </w:r>
      </w:del>
    </w:p>
    <w:p w14:paraId="320EB8C9" w14:textId="77777777" w:rsidR="00752060" w:rsidRDefault="00752060">
      <w:pPr>
        <w:spacing w:line="360" w:lineRule="auto"/>
        <w:rPr>
          <w:rFonts w:eastAsia="Times New Roman"/>
          <w:bCs/>
          <w:color w:val="000000"/>
          <w:lang w:eastAsia="pt-PT"/>
        </w:rPr>
        <w:pPrChange w:id="359" w:author="Délcio Raúl" w:date="2026-05-19T00:32:00Z" w16du:dateUtc="2026-05-18T23:32:00Z">
          <w:pPr/>
        </w:pPrChange>
      </w:pPr>
      <w:r>
        <w:rPr>
          <w:rFonts w:eastAsia="Times New Roman"/>
          <w:bCs/>
          <w:color w:val="000000"/>
          <w:lang w:eastAsia="pt-PT"/>
        </w:rPr>
        <w:br w:type="page"/>
      </w:r>
    </w:p>
    <w:p w14:paraId="160AB9E1" w14:textId="77777777" w:rsidR="00BA514E" w:rsidRDefault="00BA514E">
      <w:pPr>
        <w:pStyle w:val="Ttulo1"/>
        <w:spacing w:after="0" w:line="360" w:lineRule="auto"/>
        <w:rPr>
          <w:ins w:id="360" w:author="Délcio Raúl" w:date="2026-05-18T23:15:00Z" w16du:dateUtc="2026-05-18T22:15:00Z"/>
          <w:lang w:val="pt-AO"/>
        </w:rPr>
        <w:pPrChange w:id="361" w:author="Délcio Raúl" w:date="2026-05-19T00:32:00Z" w16du:dateUtc="2026-05-18T23:32:00Z">
          <w:pPr>
            <w:pStyle w:val="Ttulo1"/>
            <w:spacing w:after="0"/>
          </w:pPr>
        </w:pPrChange>
      </w:pPr>
      <w:bookmarkStart w:id="362" w:name="_Toc230102871"/>
      <w:ins w:id="363" w:author="Délcio Raúl" w:date="2026-05-18T23:14:00Z" w16du:dateUtc="2026-05-18T22:14:00Z">
        <w:r w:rsidRPr="00BA514E">
          <w:rPr>
            <w:lang w:val="pt-AO"/>
          </w:rPr>
          <w:lastRenderedPageBreak/>
          <w:t>Problemática</w:t>
        </w:r>
      </w:ins>
      <w:bookmarkEnd w:id="362"/>
    </w:p>
    <w:p w14:paraId="086D2177" w14:textId="77777777" w:rsidR="00BA514E" w:rsidRPr="00BA514E" w:rsidRDefault="00BA514E">
      <w:pPr>
        <w:spacing w:line="360" w:lineRule="auto"/>
        <w:rPr>
          <w:ins w:id="364" w:author="Délcio Raúl" w:date="2026-05-18T23:14:00Z" w16du:dateUtc="2026-05-18T22:14:00Z"/>
          <w:lang w:val="pt-AO" w:eastAsia="pt-PT"/>
          <w:rPrChange w:id="365" w:author="Délcio Raúl" w:date="2026-05-18T23:15:00Z" w16du:dateUtc="2026-05-18T22:15:00Z">
            <w:rPr>
              <w:ins w:id="366" w:author="Délcio Raúl" w:date="2026-05-18T23:14:00Z" w16du:dateUtc="2026-05-18T22:14:00Z"/>
              <w:b/>
              <w:bCs/>
              <w:lang w:val="pt-AO"/>
            </w:rPr>
          </w:rPrChange>
        </w:rPr>
        <w:pPrChange w:id="367" w:author="Délcio Raúl" w:date="2026-05-19T00:32:00Z" w16du:dateUtc="2026-05-18T23:32:00Z">
          <w:pPr>
            <w:spacing w:before="100" w:beforeAutospacing="1" w:after="100" w:afterAutospacing="1"/>
            <w:ind w:firstLine="0"/>
            <w:outlineLvl w:val="1"/>
          </w:pPr>
        </w:pPrChange>
      </w:pPr>
    </w:p>
    <w:p w14:paraId="3489A695" w14:textId="77777777" w:rsidR="00BA514E" w:rsidRPr="00BA514E" w:rsidRDefault="00BA514E">
      <w:pPr>
        <w:spacing w:after="0" w:line="360" w:lineRule="auto"/>
        <w:ind w:firstLine="0"/>
        <w:rPr>
          <w:ins w:id="368" w:author="Délcio Raúl" w:date="2026-05-18T23:14:00Z" w16du:dateUtc="2026-05-18T22:14:00Z"/>
          <w:rFonts w:eastAsia="Times New Roman"/>
          <w:lang w:val="pt-AO" w:eastAsia="pt-AO"/>
        </w:rPr>
        <w:pPrChange w:id="369" w:author="Délcio Raúl" w:date="2026-05-19T00:32:00Z" w16du:dateUtc="2026-05-18T23:32:00Z">
          <w:pPr>
            <w:spacing w:before="100" w:beforeAutospacing="1" w:after="100" w:afterAutospacing="1"/>
            <w:ind w:firstLine="0"/>
          </w:pPr>
        </w:pPrChange>
      </w:pPr>
      <w:ins w:id="370" w:author="Délcio Raúl" w:date="2026-05-18T23:14:00Z" w16du:dateUtc="2026-05-18T22:14:00Z">
        <w:r w:rsidRPr="00BA514E">
          <w:rPr>
            <w:rFonts w:eastAsia="Times New Roman"/>
            <w:lang w:val="pt-AO" w:eastAsia="pt-AO"/>
          </w:rPr>
          <w:t>A Empresa Nacional de Distribuição de Electricidade (ENDE-EP) enfrenta diversas dificuldades relacionadas com os processos de atendimento ao cliente e gestão de pagamentos, tanto para clientes pré-pagos quanto para clientes pós-pagos. Muitos utilizadores ainda dependem do atendimento presencial para resolver problemas simples, como consulta de dívidas, obtenção de informações sobre consumo, carregamento de energia e confirmação de pagamentos, o que frequentemente resulta em filas extensas, atrasos e insatisfação dos clientes.</w:t>
        </w:r>
      </w:ins>
    </w:p>
    <w:p w14:paraId="1FC884A9" w14:textId="77777777" w:rsidR="00BA514E" w:rsidRPr="00BA514E" w:rsidRDefault="00BA514E">
      <w:pPr>
        <w:spacing w:after="0" w:line="360" w:lineRule="auto"/>
        <w:ind w:firstLine="0"/>
        <w:rPr>
          <w:ins w:id="371" w:author="Délcio Raúl" w:date="2026-05-18T23:14:00Z" w16du:dateUtc="2026-05-18T22:14:00Z"/>
          <w:rFonts w:eastAsia="Times New Roman"/>
          <w:lang w:val="pt-AO" w:eastAsia="pt-AO"/>
        </w:rPr>
        <w:pPrChange w:id="372" w:author="Délcio Raúl" w:date="2026-05-19T00:32:00Z" w16du:dateUtc="2026-05-18T23:32:00Z">
          <w:pPr>
            <w:spacing w:before="100" w:beforeAutospacing="1" w:after="100" w:afterAutospacing="1"/>
            <w:ind w:firstLine="0"/>
          </w:pPr>
        </w:pPrChange>
      </w:pPr>
      <w:ins w:id="373" w:author="Délcio Raúl" w:date="2026-05-18T23:14:00Z" w16du:dateUtc="2026-05-18T22:14:00Z">
        <w:r w:rsidRPr="00BA514E">
          <w:rPr>
            <w:rFonts w:eastAsia="Times New Roman"/>
            <w:lang w:val="pt-AO" w:eastAsia="pt-AO"/>
          </w:rPr>
          <w:t>Outro problema identificado está relacionado à falta de integração entre os serviços disponíveis. Em muitos casos, as informações encontram-se distribuídas em diferentes sistemas, dificultando o acompanhamento das solicitações e aumentando a possibilidade de erros nos processos de atendimento e faturação. Esta situação afeta diretamente a eficiência operacional da empresa e dificulta a comunicação entre a ENDE e os seus clientes.</w:t>
        </w:r>
      </w:ins>
    </w:p>
    <w:p w14:paraId="6A961BC3" w14:textId="77777777" w:rsidR="00BA514E" w:rsidRPr="00BA514E" w:rsidRDefault="00BA514E">
      <w:pPr>
        <w:spacing w:after="0" w:line="360" w:lineRule="auto"/>
        <w:ind w:firstLine="0"/>
        <w:rPr>
          <w:ins w:id="374" w:author="Délcio Raúl" w:date="2026-05-18T23:14:00Z" w16du:dateUtc="2026-05-18T22:14:00Z"/>
          <w:rFonts w:eastAsia="Times New Roman"/>
          <w:lang w:val="pt-AO" w:eastAsia="pt-AO"/>
        </w:rPr>
        <w:pPrChange w:id="375" w:author="Délcio Raúl" w:date="2026-05-19T00:32:00Z" w16du:dateUtc="2026-05-18T23:32:00Z">
          <w:pPr>
            <w:spacing w:before="100" w:beforeAutospacing="1" w:after="100" w:afterAutospacing="1"/>
            <w:ind w:firstLine="0"/>
          </w:pPr>
        </w:pPrChange>
      </w:pPr>
      <w:ins w:id="376" w:author="Délcio Raúl" w:date="2026-05-18T23:14:00Z" w16du:dateUtc="2026-05-18T22:14:00Z">
        <w:r w:rsidRPr="00BA514E">
          <w:rPr>
            <w:rFonts w:eastAsia="Times New Roman"/>
            <w:lang w:val="pt-AO" w:eastAsia="pt-AO"/>
          </w:rPr>
          <w:t>A segurança das informações também representa um desafio importante. Como os serviços envolvem dados pessoais, financeiros e históricos de consumo, torna-se necessário garantir mecanismos seguros de autenticação e proteção das informações, reduzindo riscos de acessos indevidos, fraudes e inconsistências nos dados.</w:t>
        </w:r>
      </w:ins>
    </w:p>
    <w:p w14:paraId="1BB3F5E9" w14:textId="77777777" w:rsidR="00BA514E" w:rsidRPr="00BA514E" w:rsidRDefault="00BA514E">
      <w:pPr>
        <w:spacing w:after="0" w:line="360" w:lineRule="auto"/>
        <w:ind w:firstLine="0"/>
        <w:rPr>
          <w:ins w:id="377" w:author="Délcio Raúl" w:date="2026-05-18T23:14:00Z" w16du:dateUtc="2026-05-18T22:14:00Z"/>
          <w:rFonts w:eastAsia="Times New Roman"/>
          <w:lang w:val="pt-AO" w:eastAsia="pt-AO"/>
        </w:rPr>
        <w:pPrChange w:id="378" w:author="Délcio Raúl" w:date="2026-05-19T00:32:00Z" w16du:dateUtc="2026-05-18T23:32:00Z">
          <w:pPr>
            <w:spacing w:before="100" w:beforeAutospacing="1" w:after="100" w:afterAutospacing="1"/>
            <w:ind w:firstLine="0"/>
          </w:pPr>
        </w:pPrChange>
      </w:pPr>
      <w:ins w:id="379" w:author="Délcio Raúl" w:date="2026-05-18T23:14:00Z" w16du:dateUtc="2026-05-18T22:14:00Z">
        <w:r w:rsidRPr="00BA514E">
          <w:rPr>
            <w:rFonts w:eastAsia="Times New Roman"/>
            <w:lang w:val="pt-AO" w:eastAsia="pt-AO"/>
          </w:rPr>
          <w:t>Além disso, o aumento da procura por serviços digitais exige sistemas mais organizados, estáveis e acessíveis. A ausência de uma plataforma moderna e centralizada limita a capacidade da ENDE de oferecer serviços digitais eficientes, principalmente num contexto em que os clientes procuram soluções rápidas e acessíveis através da internet.</w:t>
        </w:r>
      </w:ins>
    </w:p>
    <w:p w14:paraId="61EDBEF7" w14:textId="77777777" w:rsidR="00BA514E" w:rsidRPr="00BA514E" w:rsidRDefault="00BA514E">
      <w:pPr>
        <w:spacing w:after="0" w:line="360" w:lineRule="auto"/>
        <w:ind w:firstLine="0"/>
        <w:rPr>
          <w:ins w:id="380" w:author="Délcio Raúl" w:date="2026-05-18T23:14:00Z" w16du:dateUtc="2026-05-18T22:14:00Z"/>
          <w:rFonts w:eastAsia="Times New Roman"/>
          <w:lang w:val="pt-AO" w:eastAsia="pt-AO"/>
        </w:rPr>
        <w:pPrChange w:id="381" w:author="Délcio Raúl" w:date="2026-05-19T00:32:00Z" w16du:dateUtc="2026-05-18T23:32:00Z">
          <w:pPr>
            <w:spacing w:before="100" w:beforeAutospacing="1" w:after="100" w:afterAutospacing="1"/>
            <w:ind w:firstLine="0"/>
          </w:pPr>
        </w:pPrChange>
      </w:pPr>
      <w:ins w:id="382" w:author="Délcio Raúl" w:date="2026-05-18T23:14:00Z" w16du:dateUtc="2026-05-18T22:14:00Z">
        <w:r w:rsidRPr="00BA514E">
          <w:rPr>
            <w:rFonts w:eastAsia="Times New Roman"/>
            <w:lang w:val="pt-AO" w:eastAsia="pt-AO"/>
          </w:rPr>
          <w:t>Diante deste cenário, surge a necessidade do desenvolvimento de uma plataforma web integrada que permita melhorar os processos de atendimento e pagamentos da ENDE, oferecendo maior organização, segurança, acessibilidade e eficiência na gestão dos serviços destinados aos clientes pré-pagos e pós-pagos.</w:t>
        </w:r>
      </w:ins>
    </w:p>
    <w:p w14:paraId="79D3D341" w14:textId="7928B4E7" w:rsidR="00752060" w:rsidRPr="00752060" w:rsidDel="00BA514E" w:rsidRDefault="00752060">
      <w:pPr>
        <w:pStyle w:val="Ttulo1"/>
        <w:spacing w:after="0" w:line="360" w:lineRule="auto"/>
        <w:rPr>
          <w:del w:id="383" w:author="Délcio Raúl" w:date="2026-05-18T23:14:00Z" w16du:dateUtc="2026-05-18T22:14:00Z"/>
        </w:rPr>
        <w:pPrChange w:id="384" w:author="Délcio Raúl" w:date="2026-05-19T00:32:00Z" w16du:dateUtc="2026-05-18T23:32:00Z">
          <w:pPr>
            <w:pStyle w:val="Ttulo1"/>
          </w:pPr>
        </w:pPrChange>
      </w:pPr>
      <w:del w:id="385" w:author="Délcio Raúl" w:date="2026-05-18T23:14:00Z" w16du:dateUtc="2026-05-18T22:14:00Z">
        <w:r w:rsidRPr="00752060" w:rsidDel="00BA514E">
          <w:delText>Problemática</w:delText>
        </w:r>
      </w:del>
    </w:p>
    <w:p w14:paraId="27B3836D" w14:textId="0804217E" w:rsidR="0069496F" w:rsidRPr="0069496F" w:rsidDel="00BA514E" w:rsidRDefault="0069496F">
      <w:pPr>
        <w:spacing w:after="0" w:line="360" w:lineRule="auto"/>
        <w:rPr>
          <w:del w:id="386" w:author="Délcio Raúl" w:date="2026-05-18T23:14:00Z" w16du:dateUtc="2026-05-18T22:14:00Z"/>
          <w:rFonts w:eastAsia="Times New Roman"/>
          <w:bCs/>
          <w:color w:val="000000"/>
          <w:lang w:eastAsia="pt-PT"/>
        </w:rPr>
        <w:pPrChange w:id="387" w:author="Délcio Raúl" w:date="2026-05-19T00:32:00Z" w16du:dateUtc="2026-05-18T23:32:00Z">
          <w:pPr/>
        </w:pPrChange>
      </w:pPr>
      <w:del w:id="388" w:author="Délcio Raúl" w:date="2026-05-18T23:14:00Z" w16du:dateUtc="2026-05-18T22:14:00Z">
        <w:r w:rsidRPr="0069496F" w:rsidDel="00BA514E">
          <w:rPr>
            <w:rFonts w:eastAsia="Times New Roman"/>
            <w:bCs/>
            <w:color w:val="000000"/>
            <w:lang w:eastAsia="pt-PT"/>
          </w:rPr>
          <w:delText>A problemática central deste estudo reside na ineficiência dos sistemas atuais de atendimento e processamento de pagamentos da ENDE, que impacta negativamente a experiência dos clientes e a operação interna da empresa. A ausência de uma plataforma integrada resulta em redundância de informações, inconsistências nos dados de cobrança e dificuldades no acompanhamento em tempo real das solicitações, especialmente num ambiente onde coexistem clientes pré-pagos e pós-pagos com demandas distintas.</w:delText>
        </w:r>
      </w:del>
    </w:p>
    <w:p w14:paraId="2CC5A1F3" w14:textId="1DE3806E" w:rsidR="0069496F" w:rsidRPr="0069496F" w:rsidDel="00BA514E" w:rsidRDefault="0069496F">
      <w:pPr>
        <w:spacing w:after="0" w:line="360" w:lineRule="auto"/>
        <w:rPr>
          <w:del w:id="389" w:author="Délcio Raúl" w:date="2026-05-18T23:14:00Z" w16du:dateUtc="2026-05-18T22:14:00Z"/>
          <w:rFonts w:eastAsia="Times New Roman"/>
          <w:bCs/>
          <w:color w:val="000000"/>
          <w:lang w:eastAsia="pt-PT"/>
        </w:rPr>
        <w:pPrChange w:id="390" w:author="Délcio Raúl" w:date="2026-05-19T00:32:00Z" w16du:dateUtc="2026-05-18T23:32:00Z">
          <w:pPr/>
        </w:pPrChange>
      </w:pPr>
      <w:del w:id="391" w:author="Délcio Raúl" w:date="2026-05-18T23:14:00Z" w16du:dateUtc="2026-05-18T22:14:00Z">
        <w:r w:rsidRPr="0069496F" w:rsidDel="00BA514E">
          <w:rPr>
            <w:rFonts w:eastAsia="Times New Roman"/>
            <w:bCs/>
            <w:color w:val="000000"/>
            <w:lang w:eastAsia="pt-PT"/>
          </w:rPr>
          <w:delText>Do ponto de vista da segurança da informação, a manipulação de dados financeiros e pessoais requer mecanismos robustos de autenticação, autorização e criptografia para prevenir fraudes e garantir a integridade das transações. A falta desses mecanismos compromete não apenas a segurança, mas também a confiança do utilizador no sistema.</w:delText>
        </w:r>
      </w:del>
    </w:p>
    <w:p w14:paraId="34E2A758" w14:textId="3A6BE3D9" w:rsidR="0069496F" w:rsidRPr="0069496F" w:rsidDel="00BA514E" w:rsidRDefault="0069496F">
      <w:pPr>
        <w:spacing w:after="0" w:line="360" w:lineRule="auto"/>
        <w:rPr>
          <w:del w:id="392" w:author="Délcio Raúl" w:date="2026-05-18T23:14:00Z" w16du:dateUtc="2026-05-18T22:14:00Z"/>
          <w:rFonts w:eastAsia="Times New Roman"/>
          <w:bCs/>
          <w:color w:val="000000"/>
          <w:lang w:eastAsia="pt-PT"/>
        </w:rPr>
        <w:pPrChange w:id="393" w:author="Délcio Raúl" w:date="2026-05-19T00:32:00Z" w16du:dateUtc="2026-05-18T23:32:00Z">
          <w:pPr/>
        </w:pPrChange>
      </w:pPr>
      <w:del w:id="394" w:author="Délcio Raúl" w:date="2026-05-18T23:14:00Z" w16du:dateUtc="2026-05-18T22:14:00Z">
        <w:r w:rsidRPr="0069496F" w:rsidDel="00BA514E">
          <w:rPr>
            <w:rFonts w:eastAsia="Times New Roman"/>
            <w:bCs/>
            <w:color w:val="000000"/>
            <w:lang w:eastAsia="pt-PT"/>
          </w:rPr>
          <w:delText>A escalabilidade constitui um ponto crítico adicional. Com o crescimento da base de clientes e a crescente demanda por canais digitais, a infraestrutura tecnológica da ENDE apresenta limitações que resultam em instabilidades e indisponibilidades. Esta condição é agravada pela carência de monitoramento automatizado e análise preditiva.</w:delText>
        </w:r>
      </w:del>
    </w:p>
    <w:p w14:paraId="18BEDE17" w14:textId="5810C2B7" w:rsidR="00752060" w:rsidRDefault="0069496F">
      <w:pPr>
        <w:spacing w:after="0" w:line="360" w:lineRule="auto"/>
        <w:rPr>
          <w:rFonts w:eastAsia="Times New Roman"/>
          <w:bCs/>
          <w:color w:val="000000"/>
          <w:lang w:eastAsia="pt-PT"/>
        </w:rPr>
        <w:pPrChange w:id="395" w:author="Délcio Raúl" w:date="2026-05-19T00:32:00Z" w16du:dateUtc="2026-05-18T23:32:00Z">
          <w:pPr/>
        </w:pPrChange>
      </w:pPr>
      <w:del w:id="396" w:author="Délcio Raúl" w:date="2026-05-18T23:14:00Z" w16du:dateUtc="2026-05-18T22:14:00Z">
        <w:r w:rsidRPr="0069496F" w:rsidDel="00BA514E">
          <w:rPr>
            <w:rFonts w:eastAsia="Times New Roman"/>
            <w:bCs/>
            <w:color w:val="000000"/>
            <w:lang w:eastAsia="pt-PT"/>
          </w:rPr>
          <w:delText>Face a este cenário, a problemática a ser abordada consiste na necessidade de desenvolver uma plataforma web integrada, segura e escalável, capaz de otimizar os processos de atendimento e pagamentos para clientes pré e pós-pagos, alinhada às melhores práticas de engenharia de software e gestão de processos.</w:delText>
        </w:r>
      </w:del>
      <w:r w:rsidR="00752060">
        <w:rPr>
          <w:rFonts w:eastAsia="Times New Roman"/>
          <w:bCs/>
          <w:color w:val="000000"/>
          <w:lang w:eastAsia="pt-PT"/>
        </w:rPr>
        <w:br w:type="page"/>
      </w:r>
    </w:p>
    <w:p w14:paraId="404C7EF2" w14:textId="77777777" w:rsidR="00BA514E" w:rsidRPr="00BA514E" w:rsidRDefault="00BA514E">
      <w:pPr>
        <w:pStyle w:val="Ttulo1"/>
        <w:spacing w:after="0" w:line="360" w:lineRule="auto"/>
        <w:rPr>
          <w:ins w:id="397" w:author="Délcio Raúl" w:date="2026-05-18T23:20:00Z" w16du:dateUtc="2026-05-18T22:20:00Z"/>
          <w:lang w:val="pt-AO"/>
        </w:rPr>
        <w:pPrChange w:id="398" w:author="Délcio Raúl" w:date="2026-05-19T00:32:00Z" w16du:dateUtc="2026-05-18T23:32:00Z">
          <w:pPr>
            <w:spacing w:before="100" w:beforeAutospacing="1" w:after="100" w:afterAutospacing="1"/>
            <w:ind w:firstLine="0"/>
            <w:outlineLvl w:val="1"/>
          </w:pPr>
        </w:pPrChange>
      </w:pPr>
      <w:bookmarkStart w:id="399" w:name="_Toc230102872"/>
      <w:ins w:id="400" w:author="Délcio Raúl" w:date="2026-05-18T23:20:00Z" w16du:dateUtc="2026-05-18T22:20:00Z">
        <w:r w:rsidRPr="00BA514E">
          <w:rPr>
            <w:lang w:val="pt-AO"/>
          </w:rPr>
          <w:lastRenderedPageBreak/>
          <w:t>Hipóteses</w:t>
        </w:r>
        <w:bookmarkEnd w:id="399"/>
      </w:ins>
    </w:p>
    <w:p w14:paraId="51AED37E" w14:textId="77777777" w:rsidR="00BA514E" w:rsidRPr="00BA514E" w:rsidRDefault="00BA514E">
      <w:pPr>
        <w:spacing w:after="0" w:line="360" w:lineRule="auto"/>
        <w:ind w:firstLine="0"/>
        <w:rPr>
          <w:ins w:id="401" w:author="Délcio Raúl" w:date="2026-05-18T23:20:00Z" w16du:dateUtc="2026-05-18T22:20:00Z"/>
          <w:rFonts w:eastAsia="Times New Roman"/>
          <w:lang w:val="pt-AO" w:eastAsia="pt-AO"/>
        </w:rPr>
        <w:pPrChange w:id="402" w:author="Délcio Raúl" w:date="2026-05-19T00:32:00Z" w16du:dateUtc="2026-05-18T23:32:00Z">
          <w:pPr>
            <w:spacing w:before="100" w:beforeAutospacing="1" w:after="100" w:afterAutospacing="1"/>
            <w:ind w:firstLine="0"/>
          </w:pPr>
        </w:pPrChange>
      </w:pPr>
      <w:ins w:id="403" w:author="Délcio Raúl" w:date="2026-05-18T23:20:00Z" w16du:dateUtc="2026-05-18T22:20:00Z">
        <w:r w:rsidRPr="00BA514E">
          <w:rPr>
            <w:rFonts w:eastAsia="Times New Roman"/>
            <w:lang w:val="pt-AO" w:eastAsia="pt-AO"/>
          </w:rPr>
          <w:t>A formulação das hipóteses permite orientar o desenvolvimento do projeto e avaliar os possíveis impactos da solução proposta nos processos de atendimento e pagamentos da ENDE. Com base nos problemas identificados, apresentam-se as seguintes hipóteses:</w:t>
        </w:r>
      </w:ins>
    </w:p>
    <w:p w14:paraId="3AF470D9" w14:textId="77777777" w:rsidR="00BA514E" w:rsidRPr="00BA514E" w:rsidRDefault="00BA514E">
      <w:pPr>
        <w:numPr>
          <w:ilvl w:val="0"/>
          <w:numId w:val="34"/>
        </w:numPr>
        <w:spacing w:after="0" w:line="360" w:lineRule="auto"/>
        <w:rPr>
          <w:ins w:id="404" w:author="Délcio Raúl" w:date="2026-05-18T23:20:00Z" w16du:dateUtc="2026-05-18T22:20:00Z"/>
          <w:rFonts w:eastAsia="Times New Roman"/>
          <w:lang w:val="pt-AO" w:eastAsia="pt-AO"/>
        </w:rPr>
        <w:pPrChange w:id="405" w:author="Délcio Raúl" w:date="2026-05-19T00:32:00Z" w16du:dateUtc="2026-05-18T23:32:00Z">
          <w:pPr>
            <w:numPr>
              <w:numId w:val="34"/>
            </w:numPr>
            <w:tabs>
              <w:tab w:val="num" w:pos="720"/>
            </w:tabs>
            <w:spacing w:before="100" w:beforeAutospacing="1" w:after="100" w:afterAutospacing="1"/>
            <w:ind w:left="720" w:hanging="360"/>
          </w:pPr>
        </w:pPrChange>
      </w:pPr>
      <w:ins w:id="406" w:author="Délcio Raúl" w:date="2026-05-18T23:20:00Z" w16du:dateUtc="2026-05-18T22:20:00Z">
        <w:r w:rsidRPr="00BA514E">
          <w:rPr>
            <w:rFonts w:eastAsia="Times New Roman"/>
            <w:b/>
            <w:bCs/>
            <w:lang w:val="pt-AO" w:eastAsia="pt-AO"/>
          </w:rPr>
          <w:t>Hipótese 1:</w:t>
        </w:r>
        <w:r w:rsidRPr="00BA514E">
          <w:rPr>
            <w:rFonts w:eastAsia="Times New Roman"/>
            <w:lang w:val="pt-AO" w:eastAsia="pt-AO"/>
          </w:rPr>
          <w:t xml:space="preserve"> A implementação de uma plataforma web integrada para clientes pré-pagos e pós-pagos poderá reduzir o tempo de atendimento e facilitar o acesso dos clientes aos serviços da ENDE.</w:t>
        </w:r>
      </w:ins>
    </w:p>
    <w:p w14:paraId="4E9A1A22" w14:textId="77777777" w:rsidR="00BA514E" w:rsidRPr="00BA514E" w:rsidRDefault="00BA514E">
      <w:pPr>
        <w:numPr>
          <w:ilvl w:val="0"/>
          <w:numId w:val="34"/>
        </w:numPr>
        <w:spacing w:after="0" w:line="360" w:lineRule="auto"/>
        <w:rPr>
          <w:ins w:id="407" w:author="Délcio Raúl" w:date="2026-05-18T23:20:00Z" w16du:dateUtc="2026-05-18T22:20:00Z"/>
          <w:rFonts w:eastAsia="Times New Roman"/>
          <w:lang w:val="pt-AO" w:eastAsia="pt-AO"/>
        </w:rPr>
        <w:pPrChange w:id="408" w:author="Délcio Raúl" w:date="2026-05-19T00:32:00Z" w16du:dateUtc="2026-05-18T23:32:00Z">
          <w:pPr>
            <w:numPr>
              <w:numId w:val="34"/>
            </w:numPr>
            <w:tabs>
              <w:tab w:val="num" w:pos="720"/>
            </w:tabs>
            <w:spacing w:before="100" w:beforeAutospacing="1" w:after="100" w:afterAutospacing="1"/>
            <w:ind w:left="720" w:hanging="360"/>
          </w:pPr>
        </w:pPrChange>
      </w:pPr>
      <w:ins w:id="409" w:author="Délcio Raúl" w:date="2026-05-18T23:20:00Z" w16du:dateUtc="2026-05-18T22:20:00Z">
        <w:r w:rsidRPr="00BA514E">
          <w:rPr>
            <w:rFonts w:eastAsia="Times New Roman"/>
            <w:b/>
            <w:bCs/>
            <w:lang w:val="pt-AO" w:eastAsia="pt-AO"/>
          </w:rPr>
          <w:t>Hipótese 2:</w:t>
        </w:r>
        <w:r w:rsidRPr="00BA514E">
          <w:rPr>
            <w:rFonts w:eastAsia="Times New Roman"/>
            <w:lang w:val="pt-AO" w:eastAsia="pt-AO"/>
          </w:rPr>
          <w:t xml:space="preserve"> A digitalização dos processos de consulta, pagamento e acompanhamento de serviços poderá melhorar a organização das informações e reduzir falhas associadas ao atendimento tradicional.</w:t>
        </w:r>
      </w:ins>
    </w:p>
    <w:p w14:paraId="08E97A5F" w14:textId="77777777" w:rsidR="00BA514E" w:rsidRPr="00BA514E" w:rsidRDefault="00BA514E">
      <w:pPr>
        <w:numPr>
          <w:ilvl w:val="0"/>
          <w:numId w:val="34"/>
        </w:numPr>
        <w:spacing w:after="0" w:line="360" w:lineRule="auto"/>
        <w:rPr>
          <w:ins w:id="410" w:author="Délcio Raúl" w:date="2026-05-18T23:20:00Z" w16du:dateUtc="2026-05-18T22:20:00Z"/>
          <w:rFonts w:eastAsia="Times New Roman"/>
          <w:lang w:val="pt-AO" w:eastAsia="pt-AO"/>
        </w:rPr>
        <w:pPrChange w:id="411" w:author="Délcio Raúl" w:date="2026-05-19T00:32:00Z" w16du:dateUtc="2026-05-18T23:32:00Z">
          <w:pPr>
            <w:numPr>
              <w:numId w:val="34"/>
            </w:numPr>
            <w:tabs>
              <w:tab w:val="num" w:pos="720"/>
            </w:tabs>
            <w:spacing w:before="100" w:beforeAutospacing="1" w:after="100" w:afterAutospacing="1"/>
            <w:ind w:left="720" w:hanging="360"/>
          </w:pPr>
        </w:pPrChange>
      </w:pPr>
      <w:ins w:id="412" w:author="Délcio Raúl" w:date="2026-05-18T23:20:00Z" w16du:dateUtc="2026-05-18T22:20:00Z">
        <w:r w:rsidRPr="00BA514E">
          <w:rPr>
            <w:rFonts w:eastAsia="Times New Roman"/>
            <w:b/>
            <w:bCs/>
            <w:lang w:val="pt-AO" w:eastAsia="pt-AO"/>
          </w:rPr>
          <w:t>Hipótese 3:</w:t>
        </w:r>
        <w:r w:rsidRPr="00BA514E">
          <w:rPr>
            <w:rFonts w:eastAsia="Times New Roman"/>
            <w:lang w:val="pt-AO" w:eastAsia="pt-AO"/>
          </w:rPr>
          <w:t xml:space="preserve"> A utilização de mecanismos de autenticação e proteção de dados poderá aumentar a segurança das informações dos clientes e melhorar a confiabilidade do sistema.</w:t>
        </w:r>
      </w:ins>
    </w:p>
    <w:p w14:paraId="00085732" w14:textId="77777777" w:rsidR="00BA514E" w:rsidRPr="00BA514E" w:rsidRDefault="00BA514E">
      <w:pPr>
        <w:numPr>
          <w:ilvl w:val="0"/>
          <w:numId w:val="34"/>
        </w:numPr>
        <w:spacing w:after="0" w:line="360" w:lineRule="auto"/>
        <w:rPr>
          <w:ins w:id="413" w:author="Délcio Raúl" w:date="2026-05-18T23:20:00Z" w16du:dateUtc="2026-05-18T22:20:00Z"/>
          <w:rFonts w:eastAsia="Times New Roman"/>
          <w:lang w:val="pt-AO" w:eastAsia="pt-AO"/>
        </w:rPr>
        <w:pPrChange w:id="414" w:author="Délcio Raúl" w:date="2026-05-19T00:32:00Z" w16du:dateUtc="2026-05-18T23:32:00Z">
          <w:pPr>
            <w:numPr>
              <w:numId w:val="34"/>
            </w:numPr>
            <w:tabs>
              <w:tab w:val="num" w:pos="720"/>
            </w:tabs>
            <w:spacing w:before="100" w:beforeAutospacing="1" w:after="100" w:afterAutospacing="1"/>
            <w:ind w:left="720" w:hanging="360"/>
          </w:pPr>
        </w:pPrChange>
      </w:pPr>
      <w:ins w:id="415" w:author="Délcio Raúl" w:date="2026-05-18T23:20:00Z" w16du:dateUtc="2026-05-18T22:20:00Z">
        <w:r w:rsidRPr="00BA514E">
          <w:rPr>
            <w:rFonts w:eastAsia="Times New Roman"/>
            <w:b/>
            <w:bCs/>
            <w:lang w:val="pt-AO" w:eastAsia="pt-AO"/>
          </w:rPr>
          <w:t>Hipótese 4:</w:t>
        </w:r>
        <w:r w:rsidRPr="00BA514E">
          <w:rPr>
            <w:rFonts w:eastAsia="Times New Roman"/>
            <w:lang w:val="pt-AO" w:eastAsia="pt-AO"/>
          </w:rPr>
          <w:t xml:space="preserve"> O desenvolvimento da plataforma utilizando Django, Bootstrap e PostgreSQL poderá proporcionar maior estabilidade, organização e eficiência na gestão do sistema.</w:t>
        </w:r>
      </w:ins>
    </w:p>
    <w:p w14:paraId="5B05D3FB" w14:textId="77777777" w:rsidR="00BA514E" w:rsidRPr="00BA514E" w:rsidRDefault="00BA514E">
      <w:pPr>
        <w:spacing w:after="0" w:line="360" w:lineRule="auto"/>
        <w:ind w:firstLine="0"/>
        <w:rPr>
          <w:ins w:id="416" w:author="Délcio Raúl" w:date="2026-05-18T23:20:00Z" w16du:dateUtc="2026-05-18T22:20:00Z"/>
          <w:rFonts w:eastAsia="Times New Roman"/>
          <w:lang w:val="pt-AO" w:eastAsia="pt-AO"/>
        </w:rPr>
        <w:pPrChange w:id="417" w:author="Délcio Raúl" w:date="2026-05-19T00:32:00Z" w16du:dateUtc="2026-05-18T23:32:00Z">
          <w:pPr>
            <w:spacing w:before="100" w:beforeAutospacing="1" w:after="100" w:afterAutospacing="1"/>
            <w:ind w:firstLine="0"/>
          </w:pPr>
        </w:pPrChange>
      </w:pPr>
      <w:ins w:id="418" w:author="Délcio Raúl" w:date="2026-05-18T23:20:00Z" w16du:dateUtc="2026-05-18T22:20:00Z">
        <w:r w:rsidRPr="00BA514E">
          <w:rPr>
            <w:rFonts w:eastAsia="Times New Roman"/>
            <w:lang w:val="pt-AO" w:eastAsia="pt-AO"/>
          </w:rPr>
          <w:t>As hipóteses apresentadas serão avaliadas durante o desenvolvimento e teste da plataforma, considerando fatores como facilidade de utilização, eficiência no acesso às informações, segurança dos dados e melhoria na interação entre a ENDE e os seus clientes.</w:t>
        </w:r>
      </w:ins>
    </w:p>
    <w:p w14:paraId="6D5AE168" w14:textId="4DDE0ED1" w:rsidR="00752060" w:rsidRPr="00752060" w:rsidDel="00BA514E" w:rsidRDefault="00752060">
      <w:pPr>
        <w:pStyle w:val="Ttulo1"/>
        <w:spacing w:line="360" w:lineRule="auto"/>
        <w:rPr>
          <w:del w:id="419" w:author="Délcio Raúl" w:date="2026-05-18T23:20:00Z" w16du:dateUtc="2026-05-18T22:20:00Z"/>
        </w:rPr>
        <w:pPrChange w:id="420" w:author="Délcio Raúl" w:date="2026-05-19T00:32:00Z" w16du:dateUtc="2026-05-18T23:32:00Z">
          <w:pPr>
            <w:pStyle w:val="Ttulo1"/>
          </w:pPr>
        </w:pPrChange>
      </w:pPr>
      <w:del w:id="421" w:author="Délcio Raúl" w:date="2026-05-18T23:20:00Z" w16du:dateUtc="2026-05-18T22:20:00Z">
        <w:r w:rsidRPr="00752060" w:rsidDel="00BA514E">
          <w:delText>Hipóteses</w:delText>
        </w:r>
      </w:del>
    </w:p>
    <w:p w14:paraId="528656CE" w14:textId="11DEA47E" w:rsidR="00752060" w:rsidRPr="00752060" w:rsidDel="00BA514E" w:rsidRDefault="00752060">
      <w:pPr>
        <w:spacing w:line="360" w:lineRule="auto"/>
        <w:ind w:firstLine="0"/>
        <w:rPr>
          <w:del w:id="422" w:author="Délcio Raúl" w:date="2026-05-18T23:20:00Z" w16du:dateUtc="2026-05-18T22:20:00Z"/>
          <w:rFonts w:eastAsia="Times New Roman"/>
          <w:bCs/>
          <w:color w:val="000000"/>
          <w:lang w:eastAsia="pt-PT"/>
        </w:rPr>
        <w:pPrChange w:id="423" w:author="Délcio Raúl" w:date="2026-05-19T00:32:00Z" w16du:dateUtc="2026-05-18T23:32:00Z">
          <w:pPr>
            <w:ind w:firstLine="0"/>
          </w:pPr>
        </w:pPrChange>
      </w:pPr>
      <w:del w:id="424" w:author="Délcio Raúl" w:date="2026-05-18T23:20:00Z" w16du:dateUtc="2026-05-18T22:20:00Z">
        <w:r w:rsidRPr="00752060" w:rsidDel="00BA514E">
          <w:rPr>
            <w:rFonts w:eastAsia="Times New Roman"/>
            <w:bCs/>
            <w:color w:val="000000"/>
            <w:lang w:eastAsia="pt-PT"/>
          </w:rPr>
          <w:delText>A formulação das hipóteses orienta a investigação e o desenvolvimento do projeto, permitindo a validação científica das propostas de solução. Baseando-se na revisão bibliográfica e nos diagnósticos preliminares, apresentam-se as seguintes hipóteses:</w:delText>
        </w:r>
      </w:del>
    </w:p>
    <w:p w14:paraId="06BCF8C7" w14:textId="456811CB" w:rsidR="00752060" w:rsidRPr="00752060" w:rsidDel="00BA514E" w:rsidRDefault="00752060">
      <w:pPr>
        <w:numPr>
          <w:ilvl w:val="0"/>
          <w:numId w:val="3"/>
        </w:numPr>
        <w:spacing w:line="360" w:lineRule="auto"/>
        <w:rPr>
          <w:del w:id="425" w:author="Délcio Raúl" w:date="2026-05-18T23:20:00Z" w16du:dateUtc="2026-05-18T22:20:00Z"/>
          <w:rFonts w:eastAsia="Times New Roman"/>
          <w:bCs/>
          <w:color w:val="000000"/>
          <w:lang w:eastAsia="pt-PT"/>
        </w:rPr>
        <w:pPrChange w:id="426" w:author="Délcio Raúl" w:date="2026-05-19T00:32:00Z" w16du:dateUtc="2026-05-18T23:32:00Z">
          <w:pPr>
            <w:numPr>
              <w:numId w:val="3"/>
            </w:numPr>
            <w:tabs>
              <w:tab w:val="num" w:pos="720"/>
            </w:tabs>
            <w:ind w:left="720" w:hanging="360"/>
          </w:pPr>
        </w:pPrChange>
      </w:pPr>
      <w:del w:id="427" w:author="Délcio Raúl" w:date="2026-05-18T23:20:00Z" w16du:dateUtc="2026-05-18T22:20:00Z">
        <w:r w:rsidRPr="00752060" w:rsidDel="00BA514E">
          <w:rPr>
            <w:rFonts w:eastAsia="Times New Roman"/>
            <w:b/>
            <w:bCs/>
            <w:color w:val="000000"/>
            <w:lang w:eastAsia="pt-PT"/>
          </w:rPr>
          <w:delText>Hipótese 1:</w:delText>
        </w:r>
        <w:r w:rsidRPr="00752060" w:rsidDel="00BA514E">
          <w:rPr>
            <w:rFonts w:eastAsia="Times New Roman"/>
            <w:bCs/>
            <w:color w:val="000000"/>
            <w:lang w:eastAsia="pt-PT"/>
          </w:rPr>
          <w:delText> A implementação de uma plataforma web integrada para atendimento e pagamentos, que unifique os processos para clientes pré e pós-pagos, resultará em uma redução significativa nos tempos de resposta e resolução de solicitações, conforme demonstrado em estudos de caso similares (Sommerville, 2016; Almeida, 2021).</w:delText>
        </w:r>
      </w:del>
    </w:p>
    <w:p w14:paraId="1AA098E7" w14:textId="2C0C1033" w:rsidR="00752060" w:rsidRPr="00752060" w:rsidDel="00BA514E" w:rsidRDefault="00752060">
      <w:pPr>
        <w:numPr>
          <w:ilvl w:val="0"/>
          <w:numId w:val="3"/>
        </w:numPr>
        <w:spacing w:line="360" w:lineRule="auto"/>
        <w:rPr>
          <w:del w:id="428" w:author="Délcio Raúl" w:date="2026-05-18T23:20:00Z" w16du:dateUtc="2026-05-18T22:20:00Z"/>
          <w:rFonts w:eastAsia="Times New Roman"/>
          <w:bCs/>
          <w:color w:val="000000"/>
          <w:lang w:eastAsia="pt-PT"/>
        </w:rPr>
        <w:pPrChange w:id="429" w:author="Délcio Raúl" w:date="2026-05-19T00:32:00Z" w16du:dateUtc="2026-05-18T23:32:00Z">
          <w:pPr>
            <w:numPr>
              <w:numId w:val="3"/>
            </w:numPr>
            <w:tabs>
              <w:tab w:val="num" w:pos="720"/>
            </w:tabs>
            <w:ind w:left="720" w:hanging="360"/>
          </w:pPr>
        </w:pPrChange>
      </w:pPr>
      <w:del w:id="430" w:author="Délcio Raúl" w:date="2026-05-18T23:20:00Z" w16du:dateUtc="2026-05-18T22:20:00Z">
        <w:r w:rsidRPr="00752060" w:rsidDel="00BA514E">
          <w:rPr>
            <w:rFonts w:eastAsia="Times New Roman"/>
            <w:b/>
            <w:bCs/>
            <w:color w:val="000000"/>
            <w:lang w:eastAsia="pt-PT"/>
          </w:rPr>
          <w:delText>Hipótese 2:</w:delText>
        </w:r>
        <w:r w:rsidRPr="00752060" w:rsidDel="00BA514E">
          <w:rPr>
            <w:rFonts w:eastAsia="Times New Roman"/>
            <w:bCs/>
            <w:color w:val="000000"/>
            <w:lang w:eastAsia="pt-PT"/>
          </w:rPr>
          <w:delText> A incorporação de mecanismos avançados de segurança da informação, incluindo autenticação multifator e criptografia ponta a ponta, aumentará a confiabilidade do sistema e a satisfação dos clientes, conforme preconizado por Costa et al. (2019) e Martins &amp; Pereira (2020).</w:delText>
        </w:r>
      </w:del>
    </w:p>
    <w:p w14:paraId="1E1688A6" w14:textId="4793065C" w:rsidR="00752060" w:rsidRPr="00752060" w:rsidDel="00BA514E" w:rsidRDefault="00752060">
      <w:pPr>
        <w:numPr>
          <w:ilvl w:val="0"/>
          <w:numId w:val="3"/>
        </w:numPr>
        <w:spacing w:line="360" w:lineRule="auto"/>
        <w:rPr>
          <w:del w:id="431" w:author="Délcio Raúl" w:date="2026-05-18T23:20:00Z" w16du:dateUtc="2026-05-18T22:20:00Z"/>
          <w:rFonts w:eastAsia="Times New Roman"/>
          <w:bCs/>
          <w:color w:val="000000"/>
          <w:lang w:eastAsia="pt-PT"/>
        </w:rPr>
        <w:pPrChange w:id="432" w:author="Délcio Raúl" w:date="2026-05-19T00:32:00Z" w16du:dateUtc="2026-05-18T23:32:00Z">
          <w:pPr>
            <w:numPr>
              <w:numId w:val="3"/>
            </w:numPr>
            <w:tabs>
              <w:tab w:val="num" w:pos="720"/>
            </w:tabs>
            <w:ind w:left="720" w:hanging="360"/>
          </w:pPr>
        </w:pPrChange>
      </w:pPr>
      <w:del w:id="433" w:author="Délcio Raúl" w:date="2026-05-18T23:20:00Z" w16du:dateUtc="2026-05-18T22:20:00Z">
        <w:r w:rsidRPr="00752060" w:rsidDel="00BA514E">
          <w:rPr>
            <w:rFonts w:eastAsia="Times New Roman"/>
            <w:b/>
            <w:bCs/>
            <w:color w:val="000000"/>
            <w:lang w:eastAsia="pt-PT"/>
          </w:rPr>
          <w:delText>Hipótese 3:</w:delText>
        </w:r>
        <w:r w:rsidRPr="00752060" w:rsidDel="00BA514E">
          <w:rPr>
            <w:rFonts w:eastAsia="Times New Roman"/>
            <w:bCs/>
            <w:color w:val="000000"/>
            <w:lang w:eastAsia="pt-PT"/>
          </w:rPr>
          <w:delText> A adoção de arquiteturas escaláveis baseadas em microserviços e computação em nuvem permitirá a expansão eficiente da plataforma, suportando o crescimento da base de clientes e o aumento do volume de transações sem comprometer a performance, conforme Pressman (2019) e Castells (2018).</w:delText>
        </w:r>
      </w:del>
    </w:p>
    <w:p w14:paraId="6184FAA8" w14:textId="1F7AAD06" w:rsidR="00752060" w:rsidRPr="00752060" w:rsidDel="00BA514E" w:rsidRDefault="00752060">
      <w:pPr>
        <w:spacing w:line="360" w:lineRule="auto"/>
        <w:ind w:firstLine="0"/>
        <w:rPr>
          <w:del w:id="434" w:author="Délcio Raúl" w:date="2026-05-18T23:20:00Z" w16du:dateUtc="2026-05-18T22:20:00Z"/>
          <w:rFonts w:eastAsia="Times New Roman"/>
          <w:bCs/>
          <w:color w:val="000000"/>
          <w:lang w:eastAsia="pt-PT"/>
        </w:rPr>
        <w:pPrChange w:id="435" w:author="Délcio Raúl" w:date="2026-05-19T00:32:00Z" w16du:dateUtc="2026-05-18T23:32:00Z">
          <w:pPr>
            <w:ind w:firstLine="0"/>
          </w:pPr>
        </w:pPrChange>
      </w:pPr>
      <w:del w:id="436" w:author="Délcio Raúl" w:date="2026-05-18T23:20:00Z" w16du:dateUtc="2026-05-18T22:20:00Z">
        <w:r w:rsidRPr="00752060" w:rsidDel="00BA514E">
          <w:rPr>
            <w:rFonts w:eastAsia="Times New Roman"/>
            <w:bCs/>
            <w:color w:val="000000"/>
            <w:lang w:eastAsia="pt-PT"/>
          </w:rPr>
          <w:delText>Essas hipóteses serão testadas por meio do desenvolvimento, implementação e avaliação da plataforma proposta, utilizando métricas quantitativas e qualitativas para aferir os impactos sobre os processos de atendimento e pagamentos.</w:delText>
        </w:r>
      </w:del>
    </w:p>
    <w:p w14:paraId="4590DB45" w14:textId="77777777" w:rsidR="00752060" w:rsidRDefault="00752060">
      <w:pPr>
        <w:spacing w:line="360" w:lineRule="auto"/>
        <w:rPr>
          <w:rFonts w:eastAsia="Times New Roman"/>
          <w:bCs/>
          <w:color w:val="000000"/>
          <w:lang w:eastAsia="pt-PT"/>
        </w:rPr>
        <w:pPrChange w:id="437" w:author="Délcio Raúl" w:date="2026-05-19T00:32:00Z" w16du:dateUtc="2026-05-18T23:32:00Z">
          <w:pPr/>
        </w:pPrChange>
      </w:pPr>
      <w:r>
        <w:rPr>
          <w:rFonts w:eastAsia="Times New Roman"/>
          <w:bCs/>
          <w:color w:val="000000"/>
          <w:lang w:eastAsia="pt-PT"/>
        </w:rPr>
        <w:br w:type="page"/>
      </w:r>
    </w:p>
    <w:p w14:paraId="42C56CD0" w14:textId="77777777" w:rsidR="00F86CA5" w:rsidRPr="00F86CA5" w:rsidRDefault="00F86CA5">
      <w:pPr>
        <w:pStyle w:val="Ttulo1"/>
        <w:spacing w:after="0" w:line="360" w:lineRule="auto"/>
        <w:rPr>
          <w:ins w:id="438" w:author="Délcio Raúl" w:date="2026-05-18T23:23:00Z" w16du:dateUtc="2026-05-18T22:23:00Z"/>
          <w:lang w:val="pt-AO"/>
        </w:rPr>
        <w:pPrChange w:id="439" w:author="Délcio Raúl" w:date="2026-05-19T00:32:00Z" w16du:dateUtc="2026-05-18T23:32:00Z">
          <w:pPr>
            <w:spacing w:before="100" w:beforeAutospacing="1" w:after="100" w:afterAutospacing="1"/>
            <w:ind w:firstLine="0"/>
            <w:outlineLvl w:val="1"/>
          </w:pPr>
        </w:pPrChange>
      </w:pPr>
      <w:bookmarkStart w:id="440" w:name="_Toc230102873"/>
      <w:ins w:id="441" w:author="Délcio Raúl" w:date="2026-05-18T23:23:00Z" w16du:dateUtc="2026-05-18T22:23:00Z">
        <w:r w:rsidRPr="00F86CA5">
          <w:rPr>
            <w:lang w:val="pt-AO"/>
          </w:rPr>
          <w:lastRenderedPageBreak/>
          <w:t>Justificativa</w:t>
        </w:r>
        <w:bookmarkEnd w:id="440"/>
      </w:ins>
    </w:p>
    <w:p w14:paraId="2AEC3D22" w14:textId="77777777" w:rsidR="00F86CA5" w:rsidRPr="00F86CA5" w:rsidRDefault="00F86CA5">
      <w:pPr>
        <w:spacing w:after="0" w:line="360" w:lineRule="auto"/>
        <w:ind w:firstLine="0"/>
        <w:rPr>
          <w:ins w:id="442" w:author="Délcio Raúl" w:date="2026-05-18T23:23:00Z" w16du:dateUtc="2026-05-18T22:23:00Z"/>
          <w:rFonts w:eastAsia="Times New Roman"/>
          <w:lang w:val="pt-AO" w:eastAsia="pt-AO"/>
        </w:rPr>
        <w:pPrChange w:id="443" w:author="Délcio Raúl" w:date="2026-05-19T00:32:00Z" w16du:dateUtc="2026-05-18T23:32:00Z">
          <w:pPr>
            <w:spacing w:before="100" w:beforeAutospacing="1" w:after="100" w:afterAutospacing="1"/>
            <w:ind w:firstLine="0"/>
          </w:pPr>
        </w:pPrChange>
      </w:pPr>
      <w:ins w:id="444" w:author="Délcio Raúl" w:date="2026-05-18T23:23:00Z" w16du:dateUtc="2026-05-18T22:23:00Z">
        <w:r w:rsidRPr="00F86CA5">
          <w:rPr>
            <w:rFonts w:eastAsia="Times New Roman"/>
            <w:lang w:val="pt-AO" w:eastAsia="pt-AO"/>
          </w:rPr>
          <w:t>A modernização dos serviços digitais tornou-se uma necessidade para empresas que atuam na prestação de serviços públicos, principalmente no setor da distribuição de energia elétrica, onde a eficiência no atendimento e na gestão dos pagamentos influencia diretamente a satisfação dos clientes e a qualidade dos serviços prestados.</w:t>
        </w:r>
      </w:ins>
    </w:p>
    <w:p w14:paraId="43F20576" w14:textId="77777777" w:rsidR="00F86CA5" w:rsidRPr="00F86CA5" w:rsidRDefault="00F86CA5">
      <w:pPr>
        <w:spacing w:after="0" w:line="360" w:lineRule="auto"/>
        <w:ind w:firstLine="0"/>
        <w:rPr>
          <w:ins w:id="445" w:author="Délcio Raúl" w:date="2026-05-18T23:23:00Z" w16du:dateUtc="2026-05-18T22:23:00Z"/>
          <w:rFonts w:eastAsia="Times New Roman"/>
          <w:lang w:val="pt-AO" w:eastAsia="pt-AO"/>
        </w:rPr>
        <w:pPrChange w:id="446" w:author="Délcio Raúl" w:date="2026-05-19T00:32:00Z" w16du:dateUtc="2026-05-18T23:32:00Z">
          <w:pPr>
            <w:spacing w:before="100" w:beforeAutospacing="1" w:after="100" w:afterAutospacing="1"/>
            <w:ind w:firstLine="0"/>
          </w:pPr>
        </w:pPrChange>
      </w:pPr>
      <w:ins w:id="447" w:author="Délcio Raúl" w:date="2026-05-18T23:23:00Z" w16du:dateUtc="2026-05-18T22:23:00Z">
        <w:r w:rsidRPr="00F86CA5">
          <w:rPr>
            <w:rFonts w:eastAsia="Times New Roman"/>
            <w:lang w:val="pt-AO" w:eastAsia="pt-AO"/>
          </w:rPr>
          <w:t>No contexto da ENDE, muitos processos relacionados ao atendimento, consulta de informações e pagamentos ainda apresentam limitações que dificultam o acesso rápido e eficiente aos serviços. A dependência de atendimentos presenciais, as dificuldades no acompanhamento de solicitações e a falta de integração entre alguns processos contribuem para atrasos, insatisfação dos utilizadores e aumento da carga operacional da empresa.</w:t>
        </w:r>
      </w:ins>
    </w:p>
    <w:p w14:paraId="36C85DFA" w14:textId="77777777" w:rsidR="00F86CA5" w:rsidRPr="00F86CA5" w:rsidRDefault="00F86CA5">
      <w:pPr>
        <w:spacing w:after="0" w:line="360" w:lineRule="auto"/>
        <w:ind w:firstLine="0"/>
        <w:rPr>
          <w:ins w:id="448" w:author="Délcio Raúl" w:date="2026-05-18T23:23:00Z" w16du:dateUtc="2026-05-18T22:23:00Z"/>
          <w:rFonts w:eastAsia="Times New Roman"/>
          <w:lang w:val="pt-AO" w:eastAsia="pt-AO"/>
        </w:rPr>
        <w:pPrChange w:id="449" w:author="Délcio Raúl" w:date="2026-05-19T00:32:00Z" w16du:dateUtc="2026-05-18T23:32:00Z">
          <w:pPr>
            <w:spacing w:before="100" w:beforeAutospacing="1" w:after="100" w:afterAutospacing="1"/>
            <w:ind w:firstLine="0"/>
          </w:pPr>
        </w:pPrChange>
      </w:pPr>
      <w:ins w:id="450" w:author="Délcio Raúl" w:date="2026-05-18T23:23:00Z" w16du:dateUtc="2026-05-18T22:23:00Z">
        <w:r w:rsidRPr="00F86CA5">
          <w:rPr>
            <w:rFonts w:eastAsia="Times New Roman"/>
            <w:lang w:val="pt-AO" w:eastAsia="pt-AO"/>
          </w:rPr>
          <w:t>Diante desta realidade, torna-se necessária a implementação de uma plataforma web capaz de centralizar serviços importantes para clientes pré-pagos e pós-pagos, permitindo maior facilidade no acesso às informações e melhor organização dos processos internos. A utilização de tecnologias como Django, Bootstrap e PostgreSQL possibilita o desenvolvimento de uma solução segura, organizada e adequada às necessidades do sistema proposto.</w:t>
        </w:r>
      </w:ins>
    </w:p>
    <w:p w14:paraId="3FCA1F0E" w14:textId="77777777" w:rsidR="00F86CA5" w:rsidRPr="00F86CA5" w:rsidRDefault="00F86CA5">
      <w:pPr>
        <w:spacing w:after="0" w:line="360" w:lineRule="auto"/>
        <w:ind w:firstLine="0"/>
        <w:rPr>
          <w:ins w:id="451" w:author="Délcio Raúl" w:date="2026-05-18T23:23:00Z" w16du:dateUtc="2026-05-18T22:23:00Z"/>
          <w:rFonts w:eastAsia="Times New Roman"/>
          <w:lang w:val="pt-AO" w:eastAsia="pt-AO"/>
        </w:rPr>
        <w:pPrChange w:id="452" w:author="Délcio Raúl" w:date="2026-05-19T00:32:00Z" w16du:dateUtc="2026-05-18T23:32:00Z">
          <w:pPr>
            <w:spacing w:before="100" w:beforeAutospacing="1" w:after="100" w:afterAutospacing="1"/>
            <w:ind w:firstLine="0"/>
          </w:pPr>
        </w:pPrChange>
      </w:pPr>
      <w:ins w:id="453" w:author="Délcio Raúl" w:date="2026-05-18T23:23:00Z" w16du:dateUtc="2026-05-18T22:23:00Z">
        <w:r w:rsidRPr="00F86CA5">
          <w:rPr>
            <w:rFonts w:eastAsia="Times New Roman"/>
            <w:lang w:val="pt-AO" w:eastAsia="pt-AO"/>
          </w:rPr>
          <w:t>Além dos benefícios técnicos, o projeto também apresenta relevância social, uma vez que a melhoria dos serviços digitais pode reduzir deslocações desnecessárias, facilitar pagamentos, aumentar a transparência das informações e melhorar a comunicação entre a ENDE e os seus clientes. A digitalização destes processos também contribui para a redução de erros manuais e para uma gestão mais eficiente das informações.</w:t>
        </w:r>
      </w:ins>
    </w:p>
    <w:p w14:paraId="481630C1" w14:textId="77777777" w:rsidR="00F86CA5" w:rsidRPr="00F86CA5" w:rsidRDefault="00F86CA5">
      <w:pPr>
        <w:spacing w:after="0" w:line="360" w:lineRule="auto"/>
        <w:ind w:firstLine="0"/>
        <w:rPr>
          <w:ins w:id="454" w:author="Délcio Raúl" w:date="2026-05-18T23:23:00Z" w16du:dateUtc="2026-05-18T22:23:00Z"/>
          <w:rFonts w:eastAsia="Times New Roman"/>
          <w:lang w:val="pt-AO" w:eastAsia="pt-AO"/>
        </w:rPr>
        <w:pPrChange w:id="455" w:author="Délcio Raúl" w:date="2026-05-19T00:32:00Z" w16du:dateUtc="2026-05-18T23:32:00Z">
          <w:pPr>
            <w:spacing w:before="100" w:beforeAutospacing="1" w:after="100" w:afterAutospacing="1"/>
            <w:ind w:firstLine="0"/>
          </w:pPr>
        </w:pPrChange>
      </w:pPr>
      <w:ins w:id="456" w:author="Délcio Raúl" w:date="2026-05-18T23:23:00Z" w16du:dateUtc="2026-05-18T22:23:00Z">
        <w:r w:rsidRPr="00F86CA5">
          <w:rPr>
            <w:rFonts w:eastAsia="Times New Roman"/>
            <w:lang w:val="pt-AO" w:eastAsia="pt-AO"/>
          </w:rPr>
          <w:t>Dessa forma, este projeto justifica-se pela necessidade de contribuir para a modernização dos serviços de atendimento e pagamentos da ENDE, promovendo maior eficiência operacional, melhor experiência para os utilizadores e maior acessibilidade aos serviços disponibilizados pela empresa.</w:t>
        </w:r>
      </w:ins>
    </w:p>
    <w:p w14:paraId="6138B08B" w14:textId="4EF7C5C3" w:rsidR="00752060" w:rsidRPr="00752060" w:rsidDel="00F86CA5" w:rsidRDefault="00752060">
      <w:pPr>
        <w:pStyle w:val="Ttulo1"/>
        <w:spacing w:after="0" w:line="360" w:lineRule="auto"/>
        <w:rPr>
          <w:del w:id="457" w:author="Délcio Raúl" w:date="2026-05-18T23:23:00Z" w16du:dateUtc="2026-05-18T22:23:00Z"/>
        </w:rPr>
        <w:pPrChange w:id="458" w:author="Délcio Raúl" w:date="2026-05-19T00:32:00Z" w16du:dateUtc="2026-05-18T23:32:00Z">
          <w:pPr>
            <w:pStyle w:val="Ttulo1"/>
          </w:pPr>
        </w:pPrChange>
      </w:pPr>
      <w:del w:id="459" w:author="Délcio Raúl" w:date="2026-05-18T23:23:00Z" w16du:dateUtc="2026-05-18T22:23:00Z">
        <w:r w:rsidRPr="00752060" w:rsidDel="00F86CA5">
          <w:delText>Justificativa</w:delText>
        </w:r>
      </w:del>
    </w:p>
    <w:p w14:paraId="56D9B377" w14:textId="505717F9" w:rsidR="00752060" w:rsidRPr="00752060" w:rsidDel="00F86CA5" w:rsidRDefault="00752060">
      <w:pPr>
        <w:spacing w:after="0" w:line="360" w:lineRule="auto"/>
        <w:ind w:firstLine="0"/>
        <w:rPr>
          <w:del w:id="460" w:author="Délcio Raúl" w:date="2026-05-18T23:23:00Z" w16du:dateUtc="2026-05-18T22:23:00Z"/>
          <w:rFonts w:eastAsia="Times New Roman"/>
          <w:bCs/>
          <w:color w:val="000000"/>
          <w:lang w:eastAsia="pt-PT"/>
        </w:rPr>
        <w:pPrChange w:id="461" w:author="Délcio Raúl" w:date="2026-05-19T00:32:00Z" w16du:dateUtc="2026-05-18T23:32:00Z">
          <w:pPr>
            <w:ind w:firstLine="0"/>
          </w:pPr>
        </w:pPrChange>
      </w:pPr>
      <w:del w:id="462" w:author="Délcio Raúl" w:date="2026-05-18T23:23:00Z" w16du:dateUtc="2026-05-18T22:23:00Z">
        <w:r w:rsidRPr="00752060" w:rsidDel="00F86CA5">
          <w:rPr>
            <w:rFonts w:eastAsia="Times New Roman"/>
            <w:bCs/>
            <w:color w:val="000000"/>
            <w:lang w:eastAsia="pt-PT"/>
          </w:rPr>
          <w:delText>A justificativa para este projeto fundamenta-se na relevância estratégica da otimização dos processos de atendimento e pagamentos em concessionárias de energia, que são serviços essenciais para a sociedade e possuem impacto direto na qualidade de vida da população (Castells, 2018). Segundo Almeida (2021), a modernização tecnológica neste setor é imperativa para atender às demandas por agilidade, transparência e segurança, aspectos que influenciam diretamente a percepção de valor dos clientes e a eficiência institucional.</w:delText>
        </w:r>
      </w:del>
    </w:p>
    <w:p w14:paraId="78C6B671" w14:textId="76069C01" w:rsidR="00752060" w:rsidRPr="00752060" w:rsidDel="00F86CA5" w:rsidRDefault="00752060">
      <w:pPr>
        <w:spacing w:after="0" w:line="360" w:lineRule="auto"/>
        <w:ind w:firstLine="0"/>
        <w:rPr>
          <w:del w:id="463" w:author="Délcio Raúl" w:date="2026-05-18T23:23:00Z" w16du:dateUtc="2026-05-18T22:23:00Z"/>
          <w:rFonts w:eastAsia="Times New Roman"/>
          <w:bCs/>
          <w:color w:val="000000"/>
          <w:lang w:eastAsia="pt-PT"/>
        </w:rPr>
        <w:pPrChange w:id="464" w:author="Délcio Raúl" w:date="2026-05-19T00:32:00Z" w16du:dateUtc="2026-05-18T23:32:00Z">
          <w:pPr>
            <w:ind w:firstLine="0"/>
          </w:pPr>
        </w:pPrChange>
      </w:pPr>
      <w:del w:id="465" w:author="Délcio Raúl" w:date="2026-05-18T23:23:00Z" w16du:dateUtc="2026-05-18T22:23:00Z">
        <w:r w:rsidRPr="00752060" w:rsidDel="00F86CA5">
          <w:rPr>
            <w:rFonts w:eastAsia="Times New Roman"/>
            <w:bCs/>
            <w:color w:val="000000"/>
            <w:lang w:eastAsia="pt-PT"/>
          </w:rPr>
          <w:delText>Do ponto de vista técnico, a integração de sistemas legados com novas plataformas web representa um desafio complexo, demandando soluções de engenharia de software que garantam compatibilidade, escalabilidade e segurança (Pressman, 2019). A carência atual desses sistemas na ENDE justifica a pesquisa e o desenvolvimento de uma plataforma customizada, capaz de atender às especificidades dos clientes pré e pós-pagos, conforme destacado por Costa et al. (2019).</w:delText>
        </w:r>
      </w:del>
    </w:p>
    <w:p w14:paraId="7A520190" w14:textId="531D9418" w:rsidR="00752060" w:rsidRPr="00752060" w:rsidDel="00F86CA5" w:rsidRDefault="00752060">
      <w:pPr>
        <w:spacing w:after="0" w:line="360" w:lineRule="auto"/>
        <w:ind w:firstLine="0"/>
        <w:rPr>
          <w:del w:id="466" w:author="Délcio Raúl" w:date="2026-05-18T23:23:00Z" w16du:dateUtc="2026-05-18T22:23:00Z"/>
          <w:rFonts w:eastAsia="Times New Roman"/>
          <w:bCs/>
          <w:color w:val="000000"/>
          <w:lang w:eastAsia="pt-PT"/>
        </w:rPr>
        <w:pPrChange w:id="467" w:author="Délcio Raúl" w:date="2026-05-19T00:32:00Z" w16du:dateUtc="2026-05-18T23:32:00Z">
          <w:pPr>
            <w:ind w:firstLine="0"/>
          </w:pPr>
        </w:pPrChange>
      </w:pPr>
      <w:del w:id="468" w:author="Délcio Raúl" w:date="2026-05-18T23:23:00Z" w16du:dateUtc="2026-05-18T22:23:00Z">
        <w:r w:rsidRPr="00752060" w:rsidDel="00F86CA5">
          <w:rPr>
            <w:rFonts w:eastAsia="Times New Roman"/>
            <w:bCs/>
            <w:color w:val="000000"/>
            <w:lang w:eastAsia="pt-PT"/>
          </w:rPr>
          <w:delText>Além disso, a adoção de tecnologias modernas para gestão de processos contribui para a redução de custos operacionais, diminuição de erros manuais e aumento da produtividade das equipes de atendimento, conforme apontado por Martins &amp; Pereira (2020). Do ponto de vista social, a melhoria no atendimento e no processamento de pagamentos reflete na redução de inadimplência e na ampliação do acesso à energia elétrica, promovendo inclusão e desenvolvimento sustentável (Castells, 2018).</w:delText>
        </w:r>
      </w:del>
    </w:p>
    <w:p w14:paraId="3712DC89" w14:textId="66E38DD7" w:rsidR="00752060" w:rsidRPr="00752060" w:rsidDel="00F86CA5" w:rsidRDefault="00752060">
      <w:pPr>
        <w:spacing w:after="0" w:line="360" w:lineRule="auto"/>
        <w:ind w:firstLine="0"/>
        <w:rPr>
          <w:del w:id="469" w:author="Délcio Raúl" w:date="2026-05-18T23:23:00Z" w16du:dateUtc="2026-05-18T22:23:00Z"/>
          <w:rFonts w:eastAsia="Times New Roman"/>
          <w:bCs/>
          <w:color w:val="000000"/>
          <w:lang w:eastAsia="pt-PT"/>
        </w:rPr>
        <w:pPrChange w:id="470" w:author="Délcio Raúl" w:date="2026-05-19T00:32:00Z" w16du:dateUtc="2026-05-18T23:32:00Z">
          <w:pPr>
            <w:ind w:firstLine="0"/>
          </w:pPr>
        </w:pPrChange>
      </w:pPr>
      <w:del w:id="471" w:author="Délcio Raúl" w:date="2026-05-18T23:23:00Z" w16du:dateUtc="2026-05-18T22:23:00Z">
        <w:r w:rsidRPr="00752060" w:rsidDel="00F86CA5">
          <w:rPr>
            <w:rFonts w:eastAsia="Times New Roman"/>
            <w:bCs/>
            <w:color w:val="000000"/>
            <w:lang w:eastAsia="pt-PT"/>
          </w:rPr>
          <w:delText>Em síntese, a justificativa técnica e social deste projeto está ancorada na necessidade de promover a transformação digital da ENDE, garantindo maior eficiência operacional, segurança e qualidade no atendimento aos seus clientes, alinhando-se às tendências globais de engenharia de software e gestão de processos.</w:delText>
        </w:r>
      </w:del>
    </w:p>
    <w:p w14:paraId="69A34AE9" w14:textId="77777777" w:rsidR="00752060" w:rsidRDefault="00752060">
      <w:pPr>
        <w:spacing w:after="0" w:line="360" w:lineRule="auto"/>
        <w:rPr>
          <w:rFonts w:eastAsia="Times New Roman"/>
          <w:bCs/>
          <w:color w:val="000000"/>
          <w:lang w:eastAsia="pt-PT"/>
        </w:rPr>
        <w:pPrChange w:id="472" w:author="Délcio Raúl" w:date="2026-05-19T00:32:00Z" w16du:dateUtc="2026-05-18T23:32:00Z">
          <w:pPr/>
        </w:pPrChange>
      </w:pPr>
      <w:r>
        <w:rPr>
          <w:rFonts w:eastAsia="Times New Roman"/>
          <w:bCs/>
          <w:color w:val="000000"/>
          <w:lang w:eastAsia="pt-PT"/>
        </w:rPr>
        <w:br w:type="page"/>
      </w:r>
    </w:p>
    <w:p w14:paraId="055F04F3" w14:textId="66DDDACE" w:rsidR="00F86CA5" w:rsidRPr="00F86CA5" w:rsidRDefault="00F86CA5">
      <w:pPr>
        <w:pStyle w:val="Ttulo1"/>
        <w:spacing w:line="360" w:lineRule="auto"/>
        <w:rPr>
          <w:ins w:id="473" w:author="Délcio Raúl" w:date="2026-05-18T23:24:00Z" w16du:dateUtc="2026-05-18T22:24:00Z"/>
          <w:lang w:val="pt-AO"/>
        </w:rPr>
        <w:pPrChange w:id="474" w:author="Délcio Raúl" w:date="2026-05-19T00:32:00Z" w16du:dateUtc="2026-05-18T23:32:00Z">
          <w:pPr>
            <w:spacing w:before="100" w:beforeAutospacing="1" w:after="100" w:afterAutospacing="1"/>
            <w:ind w:firstLine="0"/>
            <w:outlineLvl w:val="1"/>
          </w:pPr>
        </w:pPrChange>
      </w:pPr>
      <w:bookmarkStart w:id="475" w:name="_Toc230102874"/>
      <w:ins w:id="476" w:author="Délcio Raúl" w:date="2026-05-18T23:24:00Z" w16du:dateUtc="2026-05-18T22:24:00Z">
        <w:r w:rsidRPr="00F86CA5">
          <w:rPr>
            <w:lang w:val="pt-AO"/>
          </w:rPr>
          <w:lastRenderedPageBreak/>
          <w:t>Objetivos</w:t>
        </w:r>
        <w:bookmarkEnd w:id="475"/>
      </w:ins>
    </w:p>
    <w:p w14:paraId="7C534151" w14:textId="77777777" w:rsidR="00F86CA5" w:rsidRPr="00F86CA5" w:rsidRDefault="00F86CA5">
      <w:pPr>
        <w:pStyle w:val="Ttulo2"/>
        <w:spacing w:line="360" w:lineRule="auto"/>
        <w:rPr>
          <w:ins w:id="477" w:author="Délcio Raúl" w:date="2026-05-18T23:24:00Z" w16du:dateUtc="2026-05-18T22:24:00Z"/>
          <w:lang w:val="pt-AO"/>
        </w:rPr>
        <w:pPrChange w:id="478" w:author="Délcio Raúl" w:date="2026-05-19T00:32:00Z" w16du:dateUtc="2026-05-18T23:32:00Z">
          <w:pPr>
            <w:spacing w:before="100" w:beforeAutospacing="1" w:after="100" w:afterAutospacing="1"/>
            <w:ind w:firstLine="0"/>
            <w:outlineLvl w:val="2"/>
          </w:pPr>
        </w:pPrChange>
      </w:pPr>
      <w:bookmarkStart w:id="479" w:name="_Toc230102875"/>
      <w:ins w:id="480" w:author="Délcio Raúl" w:date="2026-05-18T23:24:00Z" w16du:dateUtc="2026-05-18T22:24:00Z">
        <w:r w:rsidRPr="00F86CA5">
          <w:rPr>
            <w:lang w:val="pt-AO"/>
          </w:rPr>
          <w:t>Objetivo Geral</w:t>
        </w:r>
        <w:bookmarkEnd w:id="479"/>
      </w:ins>
    </w:p>
    <w:p w14:paraId="4101DBC0" w14:textId="375A2D99" w:rsidR="00F86CA5" w:rsidRPr="00F86CA5" w:rsidRDefault="00F86CA5">
      <w:pPr>
        <w:spacing w:after="0" w:line="360" w:lineRule="auto"/>
        <w:ind w:firstLine="0"/>
        <w:rPr>
          <w:ins w:id="481" w:author="Délcio Raúl" w:date="2026-05-18T23:24:00Z" w16du:dateUtc="2026-05-18T22:24:00Z"/>
          <w:rFonts w:eastAsia="Times New Roman"/>
          <w:lang w:val="pt-AO" w:eastAsia="pt-AO"/>
        </w:rPr>
        <w:pPrChange w:id="482" w:author="Délcio Raúl" w:date="2026-05-19T00:32:00Z" w16du:dateUtc="2026-05-18T23:32:00Z">
          <w:pPr>
            <w:spacing w:after="0"/>
            <w:ind w:firstLine="0"/>
          </w:pPr>
        </w:pPrChange>
      </w:pPr>
      <w:ins w:id="483" w:author="Délcio Raúl" w:date="2026-05-18T23:24:00Z" w16du:dateUtc="2026-05-18T22:24:00Z">
        <w:r w:rsidRPr="00F86CA5">
          <w:rPr>
            <w:rFonts w:eastAsia="Times New Roman"/>
            <w:lang w:val="pt-AO" w:eastAsia="pt-AO"/>
          </w:rPr>
          <w:t>Desenvolver uma plataforma web integrada para otimização da gestão de atendimento e pagamentos da ENDE, destinada a clientes pré-pagos e pós-pagos, visando melhorar a organização dos serviços, a acessibilidade das informações e a eficiência operacional.</w:t>
        </w:r>
      </w:ins>
    </w:p>
    <w:p w14:paraId="7F583601" w14:textId="77777777" w:rsidR="00F86CA5" w:rsidRPr="00F86CA5" w:rsidRDefault="00F86CA5">
      <w:pPr>
        <w:pStyle w:val="Ttulo2"/>
        <w:spacing w:line="360" w:lineRule="auto"/>
        <w:rPr>
          <w:ins w:id="484" w:author="Délcio Raúl" w:date="2026-05-18T23:24:00Z" w16du:dateUtc="2026-05-18T22:24:00Z"/>
          <w:lang w:val="pt-AO"/>
        </w:rPr>
        <w:pPrChange w:id="485" w:author="Délcio Raúl" w:date="2026-05-19T00:32:00Z" w16du:dateUtc="2026-05-18T23:32:00Z">
          <w:pPr>
            <w:spacing w:before="100" w:beforeAutospacing="1" w:after="100" w:afterAutospacing="1"/>
            <w:ind w:firstLine="0"/>
            <w:outlineLvl w:val="2"/>
          </w:pPr>
        </w:pPrChange>
      </w:pPr>
      <w:bookmarkStart w:id="486" w:name="_Toc230102876"/>
      <w:ins w:id="487" w:author="Délcio Raúl" w:date="2026-05-18T23:24:00Z" w16du:dateUtc="2026-05-18T22:24:00Z">
        <w:r w:rsidRPr="00F86CA5">
          <w:rPr>
            <w:lang w:val="pt-AO"/>
          </w:rPr>
          <w:t>Objetivos Específicos</w:t>
        </w:r>
        <w:bookmarkEnd w:id="486"/>
      </w:ins>
    </w:p>
    <w:p w14:paraId="761CBBB9" w14:textId="77777777" w:rsidR="00F86CA5" w:rsidRPr="00F86CA5" w:rsidRDefault="00F86CA5">
      <w:pPr>
        <w:numPr>
          <w:ilvl w:val="0"/>
          <w:numId w:val="35"/>
        </w:numPr>
        <w:spacing w:after="0" w:line="360" w:lineRule="auto"/>
        <w:rPr>
          <w:ins w:id="488" w:author="Délcio Raúl" w:date="2026-05-18T23:24:00Z" w16du:dateUtc="2026-05-18T22:24:00Z"/>
          <w:rFonts w:eastAsia="Times New Roman"/>
          <w:lang w:val="pt-AO" w:eastAsia="pt-AO"/>
        </w:rPr>
        <w:pPrChange w:id="489" w:author="Délcio Raúl" w:date="2026-05-19T00:32:00Z" w16du:dateUtc="2026-05-18T23:32:00Z">
          <w:pPr>
            <w:numPr>
              <w:numId w:val="35"/>
            </w:numPr>
            <w:tabs>
              <w:tab w:val="num" w:pos="720"/>
            </w:tabs>
            <w:spacing w:before="100" w:beforeAutospacing="1" w:after="100" w:afterAutospacing="1"/>
            <w:ind w:left="720" w:hanging="360"/>
          </w:pPr>
        </w:pPrChange>
      </w:pPr>
      <w:ins w:id="490" w:author="Délcio Raúl" w:date="2026-05-18T23:24:00Z" w16du:dateUtc="2026-05-18T22:24:00Z">
        <w:r w:rsidRPr="00F86CA5">
          <w:rPr>
            <w:rFonts w:eastAsia="Times New Roman"/>
            <w:lang w:val="pt-AO" w:eastAsia="pt-AO"/>
          </w:rPr>
          <w:t>Analisar os processos atuais de atendimento e pagamentos da ENDE, identificando dificuldades e possíveis melhorias nos serviços prestados aos clientes.</w:t>
        </w:r>
      </w:ins>
    </w:p>
    <w:p w14:paraId="475A8FAF" w14:textId="77777777" w:rsidR="00F86CA5" w:rsidRPr="00F86CA5" w:rsidRDefault="00F86CA5">
      <w:pPr>
        <w:numPr>
          <w:ilvl w:val="0"/>
          <w:numId w:val="35"/>
        </w:numPr>
        <w:spacing w:after="0" w:line="360" w:lineRule="auto"/>
        <w:rPr>
          <w:ins w:id="491" w:author="Délcio Raúl" w:date="2026-05-18T23:24:00Z" w16du:dateUtc="2026-05-18T22:24:00Z"/>
          <w:rFonts w:eastAsia="Times New Roman"/>
          <w:lang w:val="pt-AO" w:eastAsia="pt-AO"/>
        </w:rPr>
        <w:pPrChange w:id="492" w:author="Délcio Raúl" w:date="2026-05-19T00:32:00Z" w16du:dateUtc="2026-05-18T23:32:00Z">
          <w:pPr>
            <w:numPr>
              <w:numId w:val="35"/>
            </w:numPr>
            <w:tabs>
              <w:tab w:val="num" w:pos="720"/>
            </w:tabs>
            <w:spacing w:before="100" w:beforeAutospacing="1" w:after="100" w:afterAutospacing="1"/>
            <w:ind w:left="720" w:hanging="360"/>
          </w:pPr>
        </w:pPrChange>
      </w:pPr>
      <w:ins w:id="493" w:author="Délcio Raúl" w:date="2026-05-18T23:24:00Z" w16du:dateUtc="2026-05-18T22:24:00Z">
        <w:r w:rsidRPr="00F86CA5">
          <w:rPr>
            <w:rFonts w:eastAsia="Times New Roman"/>
            <w:lang w:val="pt-AO" w:eastAsia="pt-AO"/>
          </w:rPr>
          <w:t>Desenvolver uma plataforma web utilizando Django, Bootstrap e PostgreSQL para centralizar funcionalidades relacionadas ao atendimento e pagamentos.</w:t>
        </w:r>
      </w:ins>
    </w:p>
    <w:p w14:paraId="78470091" w14:textId="77777777" w:rsidR="00F86CA5" w:rsidRPr="00F86CA5" w:rsidRDefault="00F86CA5">
      <w:pPr>
        <w:numPr>
          <w:ilvl w:val="0"/>
          <w:numId w:val="35"/>
        </w:numPr>
        <w:spacing w:after="0" w:line="360" w:lineRule="auto"/>
        <w:rPr>
          <w:ins w:id="494" w:author="Délcio Raúl" w:date="2026-05-18T23:24:00Z" w16du:dateUtc="2026-05-18T22:24:00Z"/>
          <w:rFonts w:eastAsia="Times New Roman"/>
          <w:lang w:val="pt-AO" w:eastAsia="pt-AO"/>
        </w:rPr>
        <w:pPrChange w:id="495" w:author="Délcio Raúl" w:date="2026-05-19T00:32:00Z" w16du:dateUtc="2026-05-18T23:32:00Z">
          <w:pPr>
            <w:numPr>
              <w:numId w:val="35"/>
            </w:numPr>
            <w:tabs>
              <w:tab w:val="num" w:pos="720"/>
            </w:tabs>
            <w:spacing w:before="100" w:beforeAutospacing="1" w:after="100" w:afterAutospacing="1"/>
            <w:ind w:left="720" w:hanging="360"/>
          </w:pPr>
        </w:pPrChange>
      </w:pPr>
      <w:ins w:id="496" w:author="Délcio Raúl" w:date="2026-05-18T23:24:00Z" w16du:dateUtc="2026-05-18T22:24:00Z">
        <w:r w:rsidRPr="00F86CA5">
          <w:rPr>
            <w:rFonts w:eastAsia="Times New Roman"/>
            <w:lang w:val="pt-AO" w:eastAsia="pt-AO"/>
          </w:rPr>
          <w:t>Implementar funcionalidades que permitam aos clientes consultar faturas, verificar saldo energético, acompanhar pagamentos e aceder a informações sobre consumo.</w:t>
        </w:r>
      </w:ins>
    </w:p>
    <w:p w14:paraId="56EDAC44" w14:textId="77777777" w:rsidR="00F86CA5" w:rsidRPr="00F86CA5" w:rsidRDefault="00F86CA5">
      <w:pPr>
        <w:numPr>
          <w:ilvl w:val="0"/>
          <w:numId w:val="35"/>
        </w:numPr>
        <w:spacing w:after="0" w:line="360" w:lineRule="auto"/>
        <w:rPr>
          <w:ins w:id="497" w:author="Délcio Raúl" w:date="2026-05-18T23:24:00Z" w16du:dateUtc="2026-05-18T22:24:00Z"/>
          <w:rFonts w:eastAsia="Times New Roman"/>
          <w:lang w:val="pt-AO" w:eastAsia="pt-AO"/>
        </w:rPr>
        <w:pPrChange w:id="498" w:author="Délcio Raúl" w:date="2026-05-19T00:32:00Z" w16du:dateUtc="2026-05-18T23:32:00Z">
          <w:pPr>
            <w:numPr>
              <w:numId w:val="35"/>
            </w:numPr>
            <w:tabs>
              <w:tab w:val="num" w:pos="720"/>
            </w:tabs>
            <w:spacing w:before="100" w:beforeAutospacing="1" w:after="100" w:afterAutospacing="1"/>
            <w:ind w:left="720" w:hanging="360"/>
          </w:pPr>
        </w:pPrChange>
      </w:pPr>
      <w:ins w:id="499" w:author="Délcio Raúl" w:date="2026-05-18T23:24:00Z" w16du:dateUtc="2026-05-18T22:24:00Z">
        <w:r w:rsidRPr="00F86CA5">
          <w:rPr>
            <w:rFonts w:eastAsia="Times New Roman"/>
            <w:lang w:val="pt-AO" w:eastAsia="pt-AO"/>
          </w:rPr>
          <w:t>Desenvolver mecanismos de autenticação e proteção de dados para garantir maior segurança no acesso às informações dos utilizadores.</w:t>
        </w:r>
      </w:ins>
    </w:p>
    <w:p w14:paraId="76F694A0" w14:textId="77777777" w:rsidR="00F86CA5" w:rsidRPr="00F86CA5" w:rsidRDefault="00F86CA5">
      <w:pPr>
        <w:numPr>
          <w:ilvl w:val="0"/>
          <w:numId w:val="35"/>
        </w:numPr>
        <w:spacing w:after="0" w:line="360" w:lineRule="auto"/>
        <w:rPr>
          <w:ins w:id="500" w:author="Délcio Raúl" w:date="2026-05-18T23:24:00Z" w16du:dateUtc="2026-05-18T22:24:00Z"/>
          <w:rFonts w:eastAsia="Times New Roman"/>
          <w:lang w:val="pt-AO" w:eastAsia="pt-AO"/>
        </w:rPr>
        <w:pPrChange w:id="501" w:author="Délcio Raúl" w:date="2026-05-19T00:32:00Z" w16du:dateUtc="2026-05-18T23:32:00Z">
          <w:pPr>
            <w:numPr>
              <w:numId w:val="35"/>
            </w:numPr>
            <w:tabs>
              <w:tab w:val="num" w:pos="720"/>
            </w:tabs>
            <w:spacing w:before="100" w:beforeAutospacing="1" w:after="100" w:afterAutospacing="1"/>
            <w:ind w:left="720" w:hanging="360"/>
          </w:pPr>
        </w:pPrChange>
      </w:pPr>
      <w:ins w:id="502" w:author="Délcio Raúl" w:date="2026-05-18T23:24:00Z" w16du:dateUtc="2026-05-18T22:24:00Z">
        <w:r w:rsidRPr="00F86CA5">
          <w:rPr>
            <w:rFonts w:eastAsia="Times New Roman"/>
            <w:lang w:val="pt-AO" w:eastAsia="pt-AO"/>
          </w:rPr>
          <w:t>Criar uma interface simples, responsiva e acessível, facilitando a utilização da plataforma em diferentes dispositivos.</w:t>
        </w:r>
      </w:ins>
    </w:p>
    <w:p w14:paraId="6CB0BBDA" w14:textId="77777777" w:rsidR="00F86CA5" w:rsidRPr="00F86CA5" w:rsidRDefault="00F86CA5">
      <w:pPr>
        <w:numPr>
          <w:ilvl w:val="0"/>
          <w:numId w:val="35"/>
        </w:numPr>
        <w:spacing w:after="0" w:line="360" w:lineRule="auto"/>
        <w:rPr>
          <w:ins w:id="503" w:author="Délcio Raúl" w:date="2026-05-18T23:24:00Z" w16du:dateUtc="2026-05-18T22:24:00Z"/>
          <w:rFonts w:eastAsia="Times New Roman"/>
          <w:lang w:val="pt-AO" w:eastAsia="pt-AO"/>
        </w:rPr>
        <w:pPrChange w:id="504" w:author="Délcio Raúl" w:date="2026-05-19T00:32:00Z" w16du:dateUtc="2026-05-18T23:32:00Z">
          <w:pPr>
            <w:numPr>
              <w:numId w:val="35"/>
            </w:numPr>
            <w:tabs>
              <w:tab w:val="num" w:pos="720"/>
            </w:tabs>
            <w:spacing w:before="100" w:beforeAutospacing="1" w:after="100" w:afterAutospacing="1"/>
            <w:ind w:left="720" w:hanging="360"/>
          </w:pPr>
        </w:pPrChange>
      </w:pPr>
      <w:ins w:id="505" w:author="Délcio Raúl" w:date="2026-05-18T23:24:00Z" w16du:dateUtc="2026-05-18T22:24:00Z">
        <w:r w:rsidRPr="00F86CA5">
          <w:rPr>
            <w:rFonts w:eastAsia="Times New Roman"/>
            <w:lang w:val="pt-AO" w:eastAsia="pt-AO"/>
          </w:rPr>
          <w:t>Melhorar a organização e gestão das informações relacionadas aos clientes pré-pagos e pós-pagos.</w:t>
        </w:r>
      </w:ins>
    </w:p>
    <w:p w14:paraId="5323929B" w14:textId="77777777" w:rsidR="00F86CA5" w:rsidRPr="00F86CA5" w:rsidRDefault="00F86CA5">
      <w:pPr>
        <w:numPr>
          <w:ilvl w:val="0"/>
          <w:numId w:val="35"/>
        </w:numPr>
        <w:spacing w:after="0" w:line="360" w:lineRule="auto"/>
        <w:rPr>
          <w:ins w:id="506" w:author="Délcio Raúl" w:date="2026-05-18T23:24:00Z" w16du:dateUtc="2026-05-18T22:24:00Z"/>
          <w:rFonts w:eastAsia="Times New Roman"/>
          <w:lang w:val="pt-AO" w:eastAsia="pt-AO"/>
        </w:rPr>
        <w:pPrChange w:id="507" w:author="Délcio Raúl" w:date="2026-05-19T00:32:00Z" w16du:dateUtc="2026-05-18T23:32:00Z">
          <w:pPr>
            <w:numPr>
              <w:numId w:val="35"/>
            </w:numPr>
            <w:tabs>
              <w:tab w:val="num" w:pos="720"/>
            </w:tabs>
            <w:spacing w:before="100" w:beforeAutospacing="1" w:after="100" w:afterAutospacing="1"/>
            <w:ind w:left="720" w:hanging="360"/>
          </w:pPr>
        </w:pPrChange>
      </w:pPr>
      <w:ins w:id="508" w:author="Délcio Raúl" w:date="2026-05-18T23:24:00Z" w16du:dateUtc="2026-05-18T22:24:00Z">
        <w:r w:rsidRPr="00F86CA5">
          <w:rPr>
            <w:rFonts w:eastAsia="Times New Roman"/>
            <w:lang w:val="pt-AO" w:eastAsia="pt-AO"/>
          </w:rPr>
          <w:t>Realizar testes funcionais da plataforma para verificar o desempenho, funcionamento das funcionalidades e facilidade de utilização do sistema.</w:t>
        </w:r>
      </w:ins>
    </w:p>
    <w:p w14:paraId="387DB000" w14:textId="5A60314A" w:rsidR="00752060" w:rsidRPr="00752060" w:rsidDel="00F86CA5" w:rsidRDefault="00752060">
      <w:pPr>
        <w:pStyle w:val="Ttulo1"/>
        <w:spacing w:line="360" w:lineRule="auto"/>
        <w:rPr>
          <w:del w:id="509" w:author="Délcio Raúl" w:date="2026-05-18T23:24:00Z" w16du:dateUtc="2026-05-18T22:24:00Z"/>
        </w:rPr>
        <w:pPrChange w:id="510" w:author="Délcio Raúl" w:date="2026-05-19T00:32:00Z" w16du:dateUtc="2026-05-18T23:32:00Z">
          <w:pPr>
            <w:pStyle w:val="Ttulo1"/>
          </w:pPr>
        </w:pPrChange>
      </w:pPr>
      <w:del w:id="511" w:author="Délcio Raúl" w:date="2026-05-18T23:24:00Z" w16du:dateUtc="2026-05-18T22:24:00Z">
        <w:r w:rsidRPr="00752060" w:rsidDel="00F86CA5">
          <w:delText>Objetivos</w:delText>
        </w:r>
      </w:del>
    </w:p>
    <w:p w14:paraId="48D5C44B" w14:textId="08D7F7C3" w:rsidR="00752060" w:rsidRPr="00752060" w:rsidDel="00F86CA5" w:rsidRDefault="00752060">
      <w:pPr>
        <w:spacing w:line="360" w:lineRule="auto"/>
        <w:ind w:firstLine="0"/>
        <w:rPr>
          <w:del w:id="512" w:author="Délcio Raúl" w:date="2026-05-18T23:24:00Z" w16du:dateUtc="2026-05-18T22:24:00Z"/>
          <w:rFonts w:eastAsia="Times New Roman"/>
          <w:bCs/>
          <w:color w:val="000000"/>
          <w:lang w:eastAsia="pt-PT"/>
        </w:rPr>
        <w:pPrChange w:id="513" w:author="Délcio Raúl" w:date="2026-05-19T00:32:00Z" w16du:dateUtc="2026-05-18T23:32:00Z">
          <w:pPr>
            <w:ind w:firstLine="0"/>
          </w:pPr>
        </w:pPrChange>
      </w:pPr>
      <w:del w:id="514" w:author="Délcio Raúl" w:date="2026-05-18T23:24:00Z" w16du:dateUtc="2026-05-18T22:24:00Z">
        <w:r w:rsidRPr="00752060" w:rsidDel="00F86CA5">
          <w:rPr>
            <w:rFonts w:eastAsia="Times New Roman"/>
            <w:bCs/>
            <w:color w:val="000000"/>
            <w:lang w:eastAsia="pt-PT"/>
          </w:rPr>
          <w:delText>Os objetivos do projeto são delineados em níveis geral e específicos, visando garantir a clareza e direcionamento do desenvolvimento da plataforma web.</w:delText>
        </w:r>
      </w:del>
    </w:p>
    <w:p w14:paraId="4BD85859" w14:textId="5F7E1221" w:rsidR="00752060" w:rsidRPr="00752060" w:rsidDel="00F86CA5" w:rsidRDefault="00752060">
      <w:pPr>
        <w:spacing w:line="360" w:lineRule="auto"/>
        <w:ind w:firstLine="0"/>
        <w:rPr>
          <w:del w:id="515" w:author="Délcio Raúl" w:date="2026-05-18T23:24:00Z" w16du:dateUtc="2026-05-18T22:24:00Z"/>
          <w:rFonts w:eastAsia="Times New Roman"/>
          <w:b/>
          <w:bCs/>
          <w:color w:val="000000"/>
          <w:lang w:eastAsia="pt-PT"/>
        </w:rPr>
        <w:pPrChange w:id="516" w:author="Délcio Raúl" w:date="2026-05-19T00:32:00Z" w16du:dateUtc="2026-05-18T23:32:00Z">
          <w:pPr>
            <w:ind w:firstLine="0"/>
          </w:pPr>
        </w:pPrChange>
      </w:pPr>
      <w:del w:id="517" w:author="Délcio Raúl" w:date="2026-05-18T23:24:00Z" w16du:dateUtc="2026-05-18T22:24:00Z">
        <w:r w:rsidRPr="00752060" w:rsidDel="00F86CA5">
          <w:rPr>
            <w:rFonts w:eastAsia="Times New Roman"/>
            <w:b/>
            <w:bCs/>
            <w:color w:val="000000"/>
            <w:lang w:eastAsia="pt-PT"/>
          </w:rPr>
          <w:delText>Objetivo Geral</w:delText>
        </w:r>
      </w:del>
    </w:p>
    <w:p w14:paraId="45C225C6" w14:textId="6D715AAE" w:rsidR="00752060" w:rsidRPr="00752060" w:rsidDel="00F86CA5" w:rsidRDefault="00752060">
      <w:pPr>
        <w:spacing w:line="360" w:lineRule="auto"/>
        <w:ind w:firstLine="0"/>
        <w:rPr>
          <w:del w:id="518" w:author="Délcio Raúl" w:date="2026-05-18T23:24:00Z" w16du:dateUtc="2026-05-18T22:24:00Z"/>
          <w:rFonts w:eastAsia="Times New Roman"/>
          <w:bCs/>
          <w:color w:val="000000"/>
          <w:lang w:eastAsia="pt-PT"/>
        </w:rPr>
        <w:pPrChange w:id="519" w:author="Délcio Raúl" w:date="2026-05-19T00:32:00Z" w16du:dateUtc="2026-05-18T23:32:00Z">
          <w:pPr>
            <w:ind w:firstLine="0"/>
          </w:pPr>
        </w:pPrChange>
      </w:pPr>
      <w:del w:id="520" w:author="Délcio Raúl" w:date="2026-05-18T23:24:00Z" w16du:dateUtc="2026-05-18T22:24:00Z">
        <w:r w:rsidRPr="00752060" w:rsidDel="00F86CA5">
          <w:rPr>
            <w:rFonts w:eastAsia="Times New Roman"/>
            <w:bCs/>
            <w:color w:val="000000"/>
            <w:lang w:eastAsia="pt-PT"/>
          </w:rPr>
          <w:delText>Desenvolver uma plataforma web integrada para otimização da gestão de atendimento e pagamentos, que atenda clientes pré e pós-pagos da ENDE, promovendo eficiência operacional, segurança e escalabilidade.</w:delText>
        </w:r>
      </w:del>
    </w:p>
    <w:p w14:paraId="442FF5CB" w14:textId="0425B837" w:rsidR="00752060" w:rsidRPr="00752060" w:rsidDel="00F86CA5" w:rsidRDefault="00752060">
      <w:pPr>
        <w:spacing w:line="360" w:lineRule="auto"/>
        <w:ind w:firstLine="0"/>
        <w:rPr>
          <w:del w:id="521" w:author="Délcio Raúl" w:date="2026-05-18T23:24:00Z" w16du:dateUtc="2026-05-18T22:24:00Z"/>
          <w:rFonts w:eastAsia="Times New Roman"/>
          <w:b/>
          <w:bCs/>
          <w:color w:val="000000"/>
          <w:lang w:eastAsia="pt-PT"/>
        </w:rPr>
        <w:pPrChange w:id="522" w:author="Délcio Raúl" w:date="2026-05-19T00:32:00Z" w16du:dateUtc="2026-05-18T23:32:00Z">
          <w:pPr>
            <w:ind w:firstLine="0"/>
          </w:pPr>
        </w:pPrChange>
      </w:pPr>
      <w:del w:id="523" w:author="Délcio Raúl" w:date="2026-05-18T23:24:00Z" w16du:dateUtc="2026-05-18T22:24:00Z">
        <w:r w:rsidRPr="00752060" w:rsidDel="00F86CA5">
          <w:rPr>
            <w:rFonts w:eastAsia="Times New Roman"/>
            <w:b/>
            <w:bCs/>
            <w:color w:val="000000"/>
            <w:lang w:eastAsia="pt-PT"/>
          </w:rPr>
          <w:delText>Objetivos Específicos</w:delText>
        </w:r>
      </w:del>
    </w:p>
    <w:p w14:paraId="7EF556EA" w14:textId="6D0CE0AB" w:rsidR="00752060" w:rsidRPr="00752060" w:rsidDel="00F86CA5" w:rsidRDefault="00752060">
      <w:pPr>
        <w:numPr>
          <w:ilvl w:val="0"/>
          <w:numId w:val="4"/>
        </w:numPr>
        <w:spacing w:line="360" w:lineRule="auto"/>
        <w:rPr>
          <w:del w:id="524" w:author="Délcio Raúl" w:date="2026-05-18T23:24:00Z" w16du:dateUtc="2026-05-18T22:24:00Z"/>
          <w:rFonts w:eastAsia="Times New Roman"/>
          <w:bCs/>
          <w:color w:val="000000"/>
          <w:lang w:eastAsia="pt-PT"/>
        </w:rPr>
        <w:pPrChange w:id="525" w:author="Délcio Raúl" w:date="2026-05-19T00:32:00Z" w16du:dateUtc="2026-05-18T23:32:00Z">
          <w:pPr>
            <w:numPr>
              <w:numId w:val="4"/>
            </w:numPr>
            <w:tabs>
              <w:tab w:val="num" w:pos="720"/>
            </w:tabs>
            <w:ind w:left="720" w:hanging="360"/>
          </w:pPr>
        </w:pPrChange>
      </w:pPr>
      <w:del w:id="526" w:author="Délcio Raúl" w:date="2026-05-18T23:24:00Z" w16du:dateUtc="2026-05-18T22:24:00Z">
        <w:r w:rsidRPr="00752060" w:rsidDel="00F86CA5">
          <w:rPr>
            <w:rFonts w:eastAsia="Times New Roman"/>
            <w:bCs/>
            <w:color w:val="000000"/>
            <w:lang w:eastAsia="pt-PT"/>
          </w:rPr>
          <w:delText>Analisar os processos atuais de atendimento e pagamentos da ENDE, identificando gargalos e oportunidades de melhoria, com base em frameworks de análise de processos de negócio (Sommerville, 2016).</w:delText>
        </w:r>
      </w:del>
    </w:p>
    <w:p w14:paraId="25145DF9" w14:textId="73466E84" w:rsidR="00752060" w:rsidRPr="00752060" w:rsidDel="00F86CA5" w:rsidRDefault="00752060">
      <w:pPr>
        <w:numPr>
          <w:ilvl w:val="0"/>
          <w:numId w:val="4"/>
        </w:numPr>
        <w:spacing w:line="360" w:lineRule="auto"/>
        <w:rPr>
          <w:del w:id="527" w:author="Délcio Raúl" w:date="2026-05-18T23:24:00Z" w16du:dateUtc="2026-05-18T22:24:00Z"/>
          <w:rFonts w:eastAsia="Times New Roman"/>
          <w:bCs/>
          <w:color w:val="000000"/>
          <w:lang w:eastAsia="pt-PT"/>
        </w:rPr>
        <w:pPrChange w:id="528" w:author="Délcio Raúl" w:date="2026-05-19T00:32:00Z" w16du:dateUtc="2026-05-18T23:32:00Z">
          <w:pPr>
            <w:numPr>
              <w:numId w:val="4"/>
            </w:numPr>
            <w:tabs>
              <w:tab w:val="num" w:pos="720"/>
            </w:tabs>
            <w:ind w:left="720" w:hanging="360"/>
          </w:pPr>
        </w:pPrChange>
      </w:pPr>
      <w:del w:id="529" w:author="Délcio Raúl" w:date="2026-05-18T23:24:00Z" w16du:dateUtc="2026-05-18T22:24:00Z">
        <w:r w:rsidRPr="00752060" w:rsidDel="00F86CA5">
          <w:rPr>
            <w:rFonts w:eastAsia="Times New Roman"/>
            <w:bCs/>
            <w:color w:val="000000"/>
            <w:lang w:eastAsia="pt-PT"/>
          </w:rPr>
          <w:delText>Projetar a arquitetura da plataforma utilizando padrões de engenharia de software modernos, como microserviços e API RESTful, conforme Pressman (2019).</w:delText>
        </w:r>
      </w:del>
    </w:p>
    <w:p w14:paraId="1965E2D1" w14:textId="65DD857B" w:rsidR="00752060" w:rsidRPr="00752060" w:rsidDel="00F86CA5" w:rsidRDefault="00752060">
      <w:pPr>
        <w:numPr>
          <w:ilvl w:val="0"/>
          <w:numId w:val="4"/>
        </w:numPr>
        <w:spacing w:line="360" w:lineRule="auto"/>
        <w:rPr>
          <w:del w:id="530" w:author="Délcio Raúl" w:date="2026-05-18T23:24:00Z" w16du:dateUtc="2026-05-18T22:24:00Z"/>
          <w:rFonts w:eastAsia="Times New Roman"/>
          <w:bCs/>
          <w:color w:val="000000"/>
          <w:lang w:eastAsia="pt-PT"/>
        </w:rPr>
        <w:pPrChange w:id="531" w:author="Délcio Raúl" w:date="2026-05-19T00:32:00Z" w16du:dateUtc="2026-05-18T23:32:00Z">
          <w:pPr>
            <w:numPr>
              <w:numId w:val="4"/>
            </w:numPr>
            <w:tabs>
              <w:tab w:val="num" w:pos="720"/>
            </w:tabs>
            <w:ind w:left="720" w:hanging="360"/>
          </w:pPr>
        </w:pPrChange>
      </w:pPr>
      <w:del w:id="532" w:author="Délcio Raúl" w:date="2026-05-18T23:24:00Z" w16du:dateUtc="2026-05-18T22:24:00Z">
        <w:r w:rsidRPr="00752060" w:rsidDel="00F86CA5">
          <w:rPr>
            <w:rFonts w:eastAsia="Times New Roman"/>
            <w:bCs/>
            <w:color w:val="000000"/>
            <w:lang w:eastAsia="pt-PT"/>
          </w:rPr>
          <w:delText>Implementar mecanismos de segurança robustos, incluindo autenticação multifator, criptografia de dados e conformidade com normas regulatórias aplicáveis (Costa et al., 2019).</w:delText>
        </w:r>
      </w:del>
    </w:p>
    <w:p w14:paraId="74BB18BB" w14:textId="60993E4F" w:rsidR="00752060" w:rsidRPr="00752060" w:rsidDel="00F86CA5" w:rsidRDefault="00752060">
      <w:pPr>
        <w:numPr>
          <w:ilvl w:val="0"/>
          <w:numId w:val="4"/>
        </w:numPr>
        <w:spacing w:line="360" w:lineRule="auto"/>
        <w:rPr>
          <w:del w:id="533" w:author="Délcio Raúl" w:date="2026-05-18T23:24:00Z" w16du:dateUtc="2026-05-18T22:24:00Z"/>
          <w:rFonts w:eastAsia="Times New Roman"/>
          <w:bCs/>
          <w:color w:val="000000"/>
          <w:lang w:eastAsia="pt-PT"/>
        </w:rPr>
        <w:pPrChange w:id="534" w:author="Délcio Raúl" w:date="2026-05-19T00:32:00Z" w16du:dateUtc="2026-05-18T23:32:00Z">
          <w:pPr>
            <w:numPr>
              <w:numId w:val="4"/>
            </w:numPr>
            <w:tabs>
              <w:tab w:val="num" w:pos="720"/>
            </w:tabs>
            <w:ind w:left="720" w:hanging="360"/>
          </w:pPr>
        </w:pPrChange>
      </w:pPr>
      <w:del w:id="535" w:author="Délcio Raúl" w:date="2026-05-18T23:24:00Z" w16du:dateUtc="2026-05-18T22:24:00Z">
        <w:r w:rsidRPr="00752060" w:rsidDel="00F86CA5">
          <w:rPr>
            <w:rFonts w:eastAsia="Times New Roman"/>
            <w:bCs/>
            <w:color w:val="000000"/>
            <w:lang w:eastAsia="pt-PT"/>
          </w:rPr>
          <w:delText>Integrar os sistemas legados existentes com a nova plataforma, assegurando interoperabilidade e consistência dos dados, conforme metodologias recomendadas por Martins &amp; Pereira (2020).</w:delText>
        </w:r>
      </w:del>
    </w:p>
    <w:p w14:paraId="48B0AF9A" w14:textId="5BFA8AAA" w:rsidR="00752060" w:rsidRPr="00752060" w:rsidDel="00F86CA5" w:rsidRDefault="00752060">
      <w:pPr>
        <w:numPr>
          <w:ilvl w:val="0"/>
          <w:numId w:val="4"/>
        </w:numPr>
        <w:spacing w:line="360" w:lineRule="auto"/>
        <w:rPr>
          <w:del w:id="536" w:author="Délcio Raúl" w:date="2026-05-18T23:24:00Z" w16du:dateUtc="2026-05-18T22:24:00Z"/>
          <w:rFonts w:eastAsia="Times New Roman"/>
          <w:bCs/>
          <w:color w:val="000000"/>
          <w:lang w:eastAsia="pt-PT"/>
        </w:rPr>
        <w:pPrChange w:id="537" w:author="Délcio Raúl" w:date="2026-05-19T00:32:00Z" w16du:dateUtc="2026-05-18T23:32:00Z">
          <w:pPr>
            <w:numPr>
              <w:numId w:val="4"/>
            </w:numPr>
            <w:tabs>
              <w:tab w:val="num" w:pos="720"/>
            </w:tabs>
            <w:ind w:left="720" w:hanging="360"/>
          </w:pPr>
        </w:pPrChange>
      </w:pPr>
      <w:del w:id="538" w:author="Délcio Raúl" w:date="2026-05-18T23:24:00Z" w16du:dateUtc="2026-05-18T22:24:00Z">
        <w:r w:rsidRPr="00752060" w:rsidDel="00F86CA5">
          <w:rPr>
            <w:rFonts w:eastAsia="Times New Roman"/>
            <w:bCs/>
            <w:color w:val="000000"/>
            <w:lang w:eastAsia="pt-PT"/>
          </w:rPr>
          <w:delText>Avaliar a plataforma por meio de testes funcionais, de desempenho e de usabilidade, utilizando métricas quantitativas para validar as hipóteses propostas (Almeida, 2021).</w:delText>
        </w:r>
      </w:del>
    </w:p>
    <w:p w14:paraId="3D4D6F8D" w14:textId="4E843A0C" w:rsidR="00752060" w:rsidRPr="00752060" w:rsidDel="00F86CA5" w:rsidRDefault="00752060">
      <w:pPr>
        <w:numPr>
          <w:ilvl w:val="0"/>
          <w:numId w:val="4"/>
        </w:numPr>
        <w:spacing w:line="360" w:lineRule="auto"/>
        <w:rPr>
          <w:del w:id="539" w:author="Délcio Raúl" w:date="2026-05-18T23:24:00Z" w16du:dateUtc="2026-05-18T22:24:00Z"/>
          <w:rFonts w:eastAsia="Times New Roman"/>
          <w:bCs/>
          <w:color w:val="000000"/>
          <w:lang w:eastAsia="pt-PT"/>
        </w:rPr>
        <w:pPrChange w:id="540" w:author="Délcio Raúl" w:date="2026-05-19T00:32:00Z" w16du:dateUtc="2026-05-18T23:32:00Z">
          <w:pPr>
            <w:numPr>
              <w:numId w:val="4"/>
            </w:numPr>
            <w:tabs>
              <w:tab w:val="num" w:pos="720"/>
            </w:tabs>
            <w:ind w:left="720" w:hanging="360"/>
          </w:pPr>
        </w:pPrChange>
      </w:pPr>
      <w:del w:id="541" w:author="Délcio Raúl" w:date="2026-05-18T23:24:00Z" w16du:dateUtc="2026-05-18T22:24:00Z">
        <w:r w:rsidRPr="00752060" w:rsidDel="00F86CA5">
          <w:rPr>
            <w:rFonts w:eastAsia="Times New Roman"/>
            <w:bCs/>
            <w:color w:val="000000"/>
            <w:lang w:eastAsia="pt-PT"/>
          </w:rPr>
          <w:delText>Propor um modelo de monitoramento contínuo e manutenção proativa da plataforma, baseado em práticas de DevOps e análise preditiva, conforme Pressman (2019).</w:delText>
        </w:r>
      </w:del>
    </w:p>
    <w:p w14:paraId="5EBD4E6F" w14:textId="77777777" w:rsidR="00752060" w:rsidRDefault="00752060">
      <w:pPr>
        <w:spacing w:line="360" w:lineRule="auto"/>
        <w:rPr>
          <w:rFonts w:eastAsia="Times New Roman"/>
          <w:bCs/>
          <w:color w:val="000000"/>
          <w:lang w:eastAsia="pt-PT"/>
        </w:rPr>
        <w:pPrChange w:id="542" w:author="Délcio Raúl" w:date="2026-05-19T00:32:00Z" w16du:dateUtc="2026-05-18T23:32:00Z">
          <w:pPr/>
        </w:pPrChange>
      </w:pPr>
      <w:r>
        <w:rPr>
          <w:rFonts w:eastAsia="Times New Roman"/>
          <w:bCs/>
          <w:color w:val="000000"/>
          <w:lang w:eastAsia="pt-PT"/>
        </w:rPr>
        <w:br w:type="page"/>
      </w:r>
    </w:p>
    <w:p w14:paraId="22911FD4" w14:textId="77777777" w:rsidR="00BB0302" w:rsidRPr="00BB0302" w:rsidRDefault="00BB0302">
      <w:pPr>
        <w:pStyle w:val="Ttulo1"/>
        <w:spacing w:line="360" w:lineRule="auto"/>
        <w:rPr>
          <w:ins w:id="543" w:author="Délcio Raúl" w:date="2026-05-18T23:38:00Z" w16du:dateUtc="2026-05-18T22:38:00Z"/>
          <w:lang w:val="pt-AO"/>
        </w:rPr>
        <w:pPrChange w:id="544" w:author="Délcio Raúl" w:date="2026-05-19T00:32:00Z" w16du:dateUtc="2026-05-18T23:32:00Z">
          <w:pPr>
            <w:spacing w:before="100" w:beforeAutospacing="1" w:after="100" w:afterAutospacing="1"/>
            <w:ind w:firstLine="0"/>
            <w:outlineLvl w:val="1"/>
          </w:pPr>
        </w:pPrChange>
      </w:pPr>
      <w:bookmarkStart w:id="545" w:name="_Toc230102877"/>
      <w:ins w:id="546" w:author="Délcio Raúl" w:date="2026-05-18T23:38:00Z" w16du:dateUtc="2026-05-18T22:38:00Z">
        <w:r w:rsidRPr="00BB0302">
          <w:rPr>
            <w:lang w:val="pt-AO"/>
          </w:rPr>
          <w:lastRenderedPageBreak/>
          <w:t>Delimitação</w:t>
        </w:r>
        <w:bookmarkEnd w:id="545"/>
      </w:ins>
    </w:p>
    <w:p w14:paraId="347EBF50" w14:textId="77777777" w:rsidR="00BB0302" w:rsidRPr="00BB0302" w:rsidRDefault="00BB0302">
      <w:pPr>
        <w:spacing w:after="0" w:line="360" w:lineRule="auto"/>
        <w:ind w:firstLine="0"/>
        <w:rPr>
          <w:ins w:id="547" w:author="Délcio Raúl" w:date="2026-05-18T23:38:00Z" w16du:dateUtc="2026-05-18T22:38:00Z"/>
          <w:rFonts w:eastAsia="Times New Roman"/>
          <w:lang w:val="pt-AO" w:eastAsia="pt-AO"/>
        </w:rPr>
        <w:pPrChange w:id="548" w:author="Délcio Raúl" w:date="2026-05-19T00:32:00Z" w16du:dateUtc="2026-05-18T23:32:00Z">
          <w:pPr>
            <w:spacing w:before="100" w:beforeAutospacing="1" w:after="100" w:afterAutospacing="1"/>
            <w:ind w:firstLine="0"/>
          </w:pPr>
        </w:pPrChange>
      </w:pPr>
      <w:ins w:id="549" w:author="Délcio Raúl" w:date="2026-05-18T23:38:00Z" w16du:dateUtc="2026-05-18T22:38:00Z">
        <w:r w:rsidRPr="00BB0302">
          <w:rPr>
            <w:rFonts w:eastAsia="Times New Roman"/>
            <w:lang w:val="pt-AO" w:eastAsia="pt-AO"/>
          </w:rPr>
          <w:t>Este estudo concentra-se no desenvolvimento de uma plataforma web para a gestão integrada de atendimento e pagamentos da ENDE-EP, com foco nos clientes que utilizam os serviços em regime pré-pago e pós-pago.</w:t>
        </w:r>
      </w:ins>
    </w:p>
    <w:p w14:paraId="7D7E3BD9" w14:textId="77777777" w:rsidR="00BB0302" w:rsidRPr="00BB0302" w:rsidRDefault="00BB0302">
      <w:pPr>
        <w:spacing w:after="0" w:line="360" w:lineRule="auto"/>
        <w:ind w:firstLine="0"/>
        <w:rPr>
          <w:ins w:id="550" w:author="Délcio Raúl" w:date="2026-05-18T23:38:00Z" w16du:dateUtc="2026-05-18T22:38:00Z"/>
          <w:rFonts w:eastAsia="Times New Roman"/>
          <w:lang w:val="pt-AO" w:eastAsia="pt-AO"/>
        </w:rPr>
        <w:pPrChange w:id="551" w:author="Délcio Raúl" w:date="2026-05-19T00:32:00Z" w16du:dateUtc="2026-05-18T23:32:00Z">
          <w:pPr>
            <w:spacing w:before="100" w:beforeAutospacing="1" w:after="100" w:afterAutospacing="1"/>
            <w:ind w:firstLine="0"/>
          </w:pPr>
        </w:pPrChange>
      </w:pPr>
      <w:ins w:id="552" w:author="Délcio Raúl" w:date="2026-05-18T23:38:00Z" w16du:dateUtc="2026-05-18T22:38:00Z">
        <w:r w:rsidRPr="00BB0302">
          <w:rPr>
            <w:rFonts w:eastAsia="Times New Roman"/>
            <w:lang w:val="pt-AO" w:eastAsia="pt-AO"/>
          </w:rPr>
          <w:t>A delimitação temporal abrange o período de desenvolvimento do projeto no âmbito do trabalho de fim de curso, conforme o cronograma académico definido.</w:t>
        </w:r>
      </w:ins>
    </w:p>
    <w:p w14:paraId="6ECAE13A" w14:textId="77777777" w:rsidR="00BB0302" w:rsidRPr="00BB0302" w:rsidRDefault="00BB0302">
      <w:pPr>
        <w:spacing w:after="0" w:line="360" w:lineRule="auto"/>
        <w:ind w:firstLine="0"/>
        <w:rPr>
          <w:ins w:id="553" w:author="Délcio Raúl" w:date="2026-05-18T23:38:00Z" w16du:dateUtc="2026-05-18T22:38:00Z"/>
          <w:rFonts w:eastAsia="Times New Roman"/>
          <w:lang w:val="pt-AO" w:eastAsia="pt-AO"/>
        </w:rPr>
        <w:pPrChange w:id="554" w:author="Délcio Raúl" w:date="2026-05-19T00:32:00Z" w16du:dateUtc="2026-05-18T23:32:00Z">
          <w:pPr>
            <w:spacing w:before="100" w:beforeAutospacing="1" w:after="100" w:afterAutospacing="1"/>
            <w:ind w:firstLine="0"/>
          </w:pPr>
        </w:pPrChange>
      </w:pPr>
      <w:ins w:id="555" w:author="Délcio Raúl" w:date="2026-05-18T23:38:00Z" w16du:dateUtc="2026-05-18T22:38:00Z">
        <w:r w:rsidRPr="00BB0302">
          <w:rPr>
            <w:rFonts w:eastAsia="Times New Roman"/>
            <w:lang w:val="pt-AO" w:eastAsia="pt-AO"/>
          </w:rPr>
          <w:t>Geograficamente, o estudo restringe-se ao contexto de atuação da ENDE-EP em Angola, tendo em conta as necessidades associadas à gestão de atendimento e serviços aos clientes.</w:t>
        </w:r>
      </w:ins>
    </w:p>
    <w:p w14:paraId="782F4F66" w14:textId="77777777" w:rsidR="00BB0302" w:rsidRPr="00BB0302" w:rsidRDefault="00BB0302">
      <w:pPr>
        <w:spacing w:after="0" w:line="360" w:lineRule="auto"/>
        <w:ind w:firstLine="0"/>
        <w:rPr>
          <w:ins w:id="556" w:author="Délcio Raúl" w:date="2026-05-18T23:38:00Z" w16du:dateUtc="2026-05-18T22:38:00Z"/>
          <w:rFonts w:eastAsia="Times New Roman"/>
          <w:lang w:val="pt-AO" w:eastAsia="pt-AO"/>
        </w:rPr>
        <w:pPrChange w:id="557" w:author="Délcio Raúl" w:date="2026-05-19T00:32:00Z" w16du:dateUtc="2026-05-18T23:32:00Z">
          <w:pPr>
            <w:spacing w:before="100" w:beforeAutospacing="1" w:after="100" w:afterAutospacing="1"/>
            <w:ind w:firstLine="0"/>
          </w:pPr>
        </w:pPrChange>
      </w:pPr>
      <w:ins w:id="558" w:author="Délcio Raúl" w:date="2026-05-18T23:38:00Z" w16du:dateUtc="2026-05-18T22:38:00Z">
        <w:r w:rsidRPr="00BB0302">
          <w:rPr>
            <w:rFonts w:eastAsia="Times New Roman"/>
            <w:lang w:val="pt-AO" w:eastAsia="pt-AO"/>
          </w:rPr>
          <w:t>Em termos técnicos, o projeto limita-se ao desenvolvimento de uma aplicação web, não abrangendo a infraestrutura física da rede elétrica nem os processos operacionais de distribuição de energia.</w:t>
        </w:r>
      </w:ins>
    </w:p>
    <w:p w14:paraId="4A05FA75" w14:textId="77777777" w:rsidR="00BB0302" w:rsidRPr="00BB0302" w:rsidRDefault="00BB0302">
      <w:pPr>
        <w:spacing w:after="0" w:line="360" w:lineRule="auto"/>
        <w:ind w:firstLine="0"/>
        <w:rPr>
          <w:ins w:id="559" w:author="Délcio Raúl" w:date="2026-05-18T23:38:00Z" w16du:dateUtc="2026-05-18T22:38:00Z"/>
          <w:rFonts w:eastAsia="Times New Roman"/>
          <w:lang w:val="pt-AO" w:eastAsia="pt-AO"/>
        </w:rPr>
        <w:pPrChange w:id="560" w:author="Délcio Raúl" w:date="2026-05-19T00:32:00Z" w16du:dateUtc="2026-05-18T23:32:00Z">
          <w:pPr>
            <w:spacing w:before="100" w:beforeAutospacing="1" w:after="100" w:afterAutospacing="1"/>
            <w:ind w:firstLine="0"/>
          </w:pPr>
        </w:pPrChange>
      </w:pPr>
      <w:ins w:id="561" w:author="Délcio Raúl" w:date="2026-05-18T23:38:00Z" w16du:dateUtc="2026-05-18T22:38:00Z">
        <w:r w:rsidRPr="00BB0302">
          <w:rPr>
            <w:rFonts w:eastAsia="Times New Roman"/>
            <w:lang w:val="pt-AO" w:eastAsia="pt-AO"/>
          </w:rPr>
          <w:t>Além disso, o sistema não contempla a integração com sistemas externos de cobrança física ou métodos de pagamento não digitais, focando-se apenas em soluções acessíveis via web.</w:t>
        </w:r>
      </w:ins>
    </w:p>
    <w:p w14:paraId="626644D3" w14:textId="77777777" w:rsidR="00BB0302" w:rsidRPr="00BB0302" w:rsidRDefault="00BB0302">
      <w:pPr>
        <w:spacing w:after="0" w:line="360" w:lineRule="auto"/>
        <w:ind w:firstLine="0"/>
        <w:rPr>
          <w:ins w:id="562" w:author="Délcio Raúl" w:date="2026-05-18T23:38:00Z" w16du:dateUtc="2026-05-18T22:38:00Z"/>
          <w:rFonts w:eastAsia="Times New Roman"/>
          <w:lang w:val="pt-AO" w:eastAsia="pt-AO"/>
        </w:rPr>
        <w:pPrChange w:id="563" w:author="Délcio Raúl" w:date="2026-05-19T00:32:00Z" w16du:dateUtc="2026-05-18T23:32:00Z">
          <w:pPr>
            <w:spacing w:before="100" w:beforeAutospacing="1" w:after="100" w:afterAutospacing="1"/>
            <w:ind w:firstLine="0"/>
          </w:pPr>
        </w:pPrChange>
      </w:pPr>
      <w:ins w:id="564" w:author="Délcio Raúl" w:date="2026-05-18T23:38:00Z" w16du:dateUtc="2026-05-18T22:38:00Z">
        <w:r w:rsidRPr="00BB0302">
          <w:rPr>
            <w:rFonts w:eastAsia="Times New Roman"/>
            <w:lang w:val="pt-AO" w:eastAsia="pt-AO"/>
          </w:rPr>
          <w:t>A avaliação da plataforma será direcionada aos aspetos funcionais e operacionais do sistema, não incluindo análises financeiras detalhadas nem estudos de mercado.</w:t>
        </w:r>
      </w:ins>
    </w:p>
    <w:p w14:paraId="086B4931" w14:textId="77777777" w:rsidR="00BB0302" w:rsidRPr="00BB0302" w:rsidRDefault="00BB0302">
      <w:pPr>
        <w:spacing w:after="0" w:line="360" w:lineRule="auto"/>
        <w:ind w:firstLine="0"/>
        <w:rPr>
          <w:ins w:id="565" w:author="Délcio Raúl" w:date="2026-05-18T23:38:00Z" w16du:dateUtc="2026-05-18T22:38:00Z"/>
          <w:rFonts w:eastAsia="Times New Roman"/>
          <w:lang w:val="pt-AO" w:eastAsia="pt-AO"/>
        </w:rPr>
        <w:pPrChange w:id="566" w:author="Délcio Raúl" w:date="2026-05-19T00:32:00Z" w16du:dateUtc="2026-05-18T23:32:00Z">
          <w:pPr>
            <w:spacing w:before="100" w:beforeAutospacing="1" w:after="100" w:afterAutospacing="1"/>
            <w:ind w:firstLine="0"/>
          </w:pPr>
        </w:pPrChange>
      </w:pPr>
      <w:ins w:id="567" w:author="Délcio Raúl" w:date="2026-05-18T23:38:00Z" w16du:dateUtc="2026-05-18T22:38:00Z">
        <w:r w:rsidRPr="00BB0302">
          <w:rPr>
            <w:rFonts w:eastAsia="Times New Roman"/>
            <w:lang w:val="pt-AO" w:eastAsia="pt-AO"/>
          </w:rPr>
          <w:t>Por fim, o estudo baseia-se na análise do problema, levantamento de requisitos e literatura técnica relacionada ao desenvolvimento de sistemas web, dentro do escopo definido para o projeto.</w:t>
        </w:r>
      </w:ins>
    </w:p>
    <w:p w14:paraId="1F76ECD7" w14:textId="463C320E" w:rsidR="00752060" w:rsidRPr="00752060" w:rsidDel="00BB0302" w:rsidRDefault="00752060">
      <w:pPr>
        <w:pStyle w:val="Ttulo1"/>
        <w:spacing w:line="360" w:lineRule="auto"/>
        <w:rPr>
          <w:del w:id="568" w:author="Délcio Raúl" w:date="2026-05-18T23:38:00Z" w16du:dateUtc="2026-05-18T22:38:00Z"/>
        </w:rPr>
        <w:pPrChange w:id="569" w:author="Délcio Raúl" w:date="2026-05-19T00:32:00Z" w16du:dateUtc="2026-05-18T23:32:00Z">
          <w:pPr>
            <w:pStyle w:val="Ttulo1"/>
          </w:pPr>
        </w:pPrChange>
      </w:pPr>
      <w:del w:id="570" w:author="Délcio Raúl" w:date="2026-05-18T23:38:00Z" w16du:dateUtc="2026-05-18T22:38:00Z">
        <w:r w:rsidRPr="00752060" w:rsidDel="00BB0302">
          <w:delText>Delimitação</w:delText>
        </w:r>
      </w:del>
    </w:p>
    <w:p w14:paraId="3068B8E4" w14:textId="0A61712A" w:rsidR="00752060" w:rsidRPr="00752060" w:rsidDel="00BB0302" w:rsidRDefault="00752060">
      <w:pPr>
        <w:spacing w:line="360" w:lineRule="auto"/>
        <w:ind w:firstLine="0"/>
        <w:rPr>
          <w:del w:id="571" w:author="Délcio Raúl" w:date="2026-05-18T23:38:00Z" w16du:dateUtc="2026-05-18T22:38:00Z"/>
          <w:rFonts w:eastAsia="Times New Roman"/>
          <w:bCs/>
          <w:color w:val="000000"/>
          <w:lang w:eastAsia="pt-PT"/>
        </w:rPr>
        <w:pPrChange w:id="572" w:author="Délcio Raúl" w:date="2026-05-19T00:32:00Z" w16du:dateUtc="2026-05-18T23:32:00Z">
          <w:pPr>
            <w:ind w:firstLine="0"/>
          </w:pPr>
        </w:pPrChange>
      </w:pPr>
      <w:del w:id="573" w:author="Délcio Raúl" w:date="2026-05-18T23:38:00Z" w16du:dateUtc="2026-05-18T22:38:00Z">
        <w:r w:rsidRPr="00752060" w:rsidDel="00BB0302">
          <w:rPr>
            <w:rFonts w:eastAsia="Times New Roman"/>
            <w:bCs/>
            <w:color w:val="000000"/>
            <w:lang w:eastAsia="pt-PT"/>
          </w:rPr>
          <w:delText>Este estudo concentra-se no desenvolvimento e validação de uma plataforma web para a gestão integrada de atendimento e pagamentos da ENDE, com foco nos clientes que utilizam os serviços em regimes pré e pós-pago. A delimitação temporal abrange o período de estudo e desenvolvimento durante o projeto de final de curso, conforme cronograma estabelecido.</w:delText>
        </w:r>
      </w:del>
    </w:p>
    <w:p w14:paraId="3C89D2ED" w14:textId="2761AC1A" w:rsidR="00752060" w:rsidRPr="00752060" w:rsidDel="00BB0302" w:rsidRDefault="00752060">
      <w:pPr>
        <w:spacing w:line="360" w:lineRule="auto"/>
        <w:ind w:firstLine="0"/>
        <w:rPr>
          <w:del w:id="574" w:author="Délcio Raúl" w:date="2026-05-18T23:38:00Z" w16du:dateUtc="2026-05-18T22:38:00Z"/>
          <w:rFonts w:eastAsia="Times New Roman"/>
          <w:bCs/>
          <w:color w:val="000000"/>
          <w:lang w:eastAsia="pt-PT"/>
        </w:rPr>
        <w:pPrChange w:id="575" w:author="Délcio Raúl" w:date="2026-05-19T00:32:00Z" w16du:dateUtc="2026-05-18T23:32:00Z">
          <w:pPr>
            <w:ind w:firstLine="0"/>
          </w:pPr>
        </w:pPrChange>
      </w:pPr>
      <w:del w:id="576" w:author="Délcio Raúl" w:date="2026-05-18T23:38:00Z" w16du:dateUtc="2026-05-18T22:38:00Z">
        <w:r w:rsidRPr="00752060" w:rsidDel="00BB0302">
          <w:rPr>
            <w:rFonts w:eastAsia="Times New Roman"/>
            <w:bCs/>
            <w:color w:val="000000"/>
            <w:lang w:eastAsia="pt-PT"/>
          </w:rPr>
          <w:delText>Geograficamente, a aplicação se restringe à área de atuação da ENDE, considerando as especificidades regionais e regulatórias locais. Tecnicamente, o projeto limita-se ao desenvolvimento de soluções de software, não abrangendo aspectos físicos da infraestrutura de rede elétrica ou gestão operacional da distribuição de energia.</w:delText>
        </w:r>
      </w:del>
    </w:p>
    <w:p w14:paraId="0E6DAE9C" w14:textId="26831903" w:rsidR="00752060" w:rsidRPr="00752060" w:rsidDel="00BB0302" w:rsidRDefault="00752060">
      <w:pPr>
        <w:spacing w:line="360" w:lineRule="auto"/>
        <w:ind w:firstLine="0"/>
        <w:rPr>
          <w:del w:id="577" w:author="Délcio Raúl" w:date="2026-05-18T23:38:00Z" w16du:dateUtc="2026-05-18T22:38:00Z"/>
          <w:rFonts w:eastAsia="Times New Roman"/>
          <w:bCs/>
          <w:color w:val="000000"/>
          <w:lang w:eastAsia="pt-PT"/>
        </w:rPr>
        <w:pPrChange w:id="578" w:author="Délcio Raúl" w:date="2026-05-19T00:32:00Z" w16du:dateUtc="2026-05-18T23:32:00Z">
          <w:pPr>
            <w:ind w:firstLine="0"/>
          </w:pPr>
        </w:pPrChange>
      </w:pPr>
      <w:del w:id="579" w:author="Délcio Raúl" w:date="2026-05-18T23:38:00Z" w16du:dateUtc="2026-05-18T22:38:00Z">
        <w:r w:rsidRPr="00752060" w:rsidDel="00BB0302">
          <w:rPr>
            <w:rFonts w:eastAsia="Times New Roman"/>
            <w:bCs/>
            <w:color w:val="000000"/>
            <w:lang w:eastAsia="pt-PT"/>
          </w:rPr>
          <w:delText>Além disso, o estudo não contempla a implementação de sistemas de cobrança externos ou métodos de pagamento não eletrônicos, focando exclusivamente em plataformas digitais acessíveis via web. A avaliação da plataforma priorizará aspectos técnicos e operacionais, não incluindo análises financeiras detalhadas ou estudos de mercado.</w:delText>
        </w:r>
      </w:del>
    </w:p>
    <w:p w14:paraId="20D0485A" w14:textId="12B41B89" w:rsidR="00752060" w:rsidRPr="00752060" w:rsidDel="00BB0302" w:rsidRDefault="00752060">
      <w:pPr>
        <w:spacing w:line="360" w:lineRule="auto"/>
        <w:ind w:firstLine="0"/>
        <w:rPr>
          <w:del w:id="580" w:author="Délcio Raúl" w:date="2026-05-18T23:38:00Z" w16du:dateUtc="2026-05-18T22:38:00Z"/>
          <w:rFonts w:eastAsia="Times New Roman"/>
          <w:bCs/>
          <w:color w:val="000000"/>
          <w:lang w:eastAsia="pt-PT"/>
        </w:rPr>
        <w:pPrChange w:id="581" w:author="Délcio Raúl" w:date="2026-05-19T00:32:00Z" w16du:dateUtc="2026-05-18T23:32:00Z">
          <w:pPr>
            <w:ind w:firstLine="0"/>
          </w:pPr>
        </w:pPrChange>
      </w:pPr>
      <w:del w:id="582" w:author="Délcio Raúl" w:date="2026-05-18T23:38:00Z" w16du:dateUtc="2026-05-18T22:38:00Z">
        <w:r w:rsidRPr="00752060" w:rsidDel="00BB0302">
          <w:rPr>
            <w:rFonts w:eastAsia="Times New Roman"/>
            <w:bCs/>
            <w:color w:val="000000"/>
            <w:lang w:eastAsia="pt-PT"/>
          </w:rPr>
          <w:delText>Por fim, a pesquisa baseia-se em dados fornecidos pela ENDE e literatura técnica disponível, sem considerar variáveis externas como políticas governamentais futuras ou mudanças abruptas no ambiente tecnológico além do escopo do projeto.</w:delText>
        </w:r>
      </w:del>
    </w:p>
    <w:p w14:paraId="71746894" w14:textId="77777777" w:rsidR="00F2261B" w:rsidRDefault="00752060">
      <w:pPr>
        <w:spacing w:line="360" w:lineRule="auto"/>
        <w:rPr>
          <w:rFonts w:eastAsia="Times New Roman"/>
          <w:bCs/>
          <w:color w:val="000000"/>
          <w:lang w:eastAsia="pt-PT"/>
        </w:rPr>
        <w:pPrChange w:id="583" w:author="Délcio Raúl" w:date="2026-05-19T00:32:00Z" w16du:dateUtc="2026-05-18T23:32:00Z">
          <w:pPr/>
        </w:pPrChange>
      </w:pPr>
      <w:r>
        <w:rPr>
          <w:rFonts w:eastAsia="Times New Roman"/>
          <w:bCs/>
          <w:color w:val="000000"/>
          <w:lang w:eastAsia="pt-PT"/>
        </w:rPr>
        <w:br w:type="page"/>
      </w:r>
    </w:p>
    <w:sdt>
      <w:sdtPr>
        <w:rPr>
          <w:rFonts w:ascii="Times New Roman" w:hAnsi="Times New Roman" w:cs="Times New Roman"/>
        </w:rPr>
        <w:id w:val="1777442622"/>
        <w:docPartObj>
          <w:docPartGallery w:val="Table of Contents"/>
          <w:docPartUnique/>
        </w:docPartObj>
      </w:sdtPr>
      <w:sdtEndPr>
        <w:rPr>
          <w:rFonts w:eastAsiaTheme="minorHAnsi"/>
          <w:b/>
          <w:bCs/>
          <w:color w:val="auto"/>
          <w:sz w:val="24"/>
          <w:szCs w:val="24"/>
          <w:lang w:eastAsia="en-US"/>
        </w:rPr>
      </w:sdtEndPr>
      <w:sdtContent>
        <w:p w14:paraId="3960A629" w14:textId="2F77559E" w:rsidR="00E24C5C" w:rsidRPr="008523AE" w:rsidRDefault="008523AE">
          <w:pPr>
            <w:pStyle w:val="Cabealhodondice"/>
            <w:rPr>
              <w:rFonts w:ascii="Times New Roman" w:hAnsi="Times New Roman" w:cs="Times New Roman"/>
              <w:color w:val="auto"/>
            </w:rPr>
          </w:pPr>
          <w:proofErr w:type="spellStart"/>
          <w:r w:rsidRPr="008523AE">
            <w:rPr>
              <w:rFonts w:ascii="Times New Roman" w:hAnsi="Times New Roman" w:cs="Times New Roman"/>
              <w:color w:val="auto"/>
            </w:rPr>
            <w:t>Indice</w:t>
          </w:r>
          <w:proofErr w:type="spellEnd"/>
        </w:p>
        <w:p w14:paraId="392E68A9" w14:textId="66B33265" w:rsidR="008523AE" w:rsidRPr="008523AE" w:rsidRDefault="00E24C5C">
          <w:pPr>
            <w:pStyle w:val="ndice1"/>
            <w:rPr>
              <w:rFonts w:eastAsiaTheme="minorEastAsia"/>
              <w:b w:val="0"/>
              <w:bCs w:val="0"/>
              <w:kern w:val="2"/>
              <w:sz w:val="24"/>
              <w:szCs w:val="24"/>
              <w:lang w:val="pt-AO" w:eastAsia="pt-AO"/>
              <w14:ligatures w14:val="standardContextual"/>
            </w:rPr>
          </w:pPr>
          <w:r w:rsidRPr="008523AE">
            <w:fldChar w:fldCharType="begin"/>
          </w:r>
          <w:r w:rsidRPr="008523AE">
            <w:instrText xml:space="preserve"> TOC \o "1-3" \h \z \u </w:instrText>
          </w:r>
          <w:r w:rsidRPr="008523AE">
            <w:fldChar w:fldCharType="separate"/>
          </w:r>
          <w:hyperlink w:anchor="_Toc230102864" w:history="1">
            <w:r w:rsidR="008523AE" w:rsidRPr="008523AE">
              <w:rPr>
                <w:rStyle w:val="Hiperligao"/>
              </w:rPr>
              <w:t>Dedicatória</w:t>
            </w:r>
            <w:r w:rsidR="008523AE" w:rsidRPr="008523AE">
              <w:rPr>
                <w:webHidden/>
              </w:rPr>
              <w:tab/>
            </w:r>
            <w:r w:rsidR="008523AE" w:rsidRPr="008523AE">
              <w:rPr>
                <w:webHidden/>
              </w:rPr>
              <w:fldChar w:fldCharType="begin"/>
            </w:r>
            <w:r w:rsidR="008523AE" w:rsidRPr="008523AE">
              <w:rPr>
                <w:webHidden/>
              </w:rPr>
              <w:instrText xml:space="preserve"> PAGEREF _Toc230102864 \h </w:instrText>
            </w:r>
            <w:r w:rsidR="008523AE" w:rsidRPr="008523AE">
              <w:rPr>
                <w:webHidden/>
              </w:rPr>
            </w:r>
            <w:r w:rsidR="008523AE" w:rsidRPr="008523AE">
              <w:rPr>
                <w:webHidden/>
              </w:rPr>
              <w:fldChar w:fldCharType="separate"/>
            </w:r>
            <w:r w:rsidR="00AC088C">
              <w:rPr>
                <w:webHidden/>
              </w:rPr>
              <w:t>4</w:t>
            </w:r>
            <w:r w:rsidR="008523AE" w:rsidRPr="008523AE">
              <w:rPr>
                <w:webHidden/>
              </w:rPr>
              <w:fldChar w:fldCharType="end"/>
            </w:r>
          </w:hyperlink>
        </w:p>
        <w:p w14:paraId="4471F815" w14:textId="471A4421"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865" w:history="1">
            <w:r w:rsidRPr="008523AE">
              <w:rPr>
                <w:rStyle w:val="Hiperligao"/>
              </w:rPr>
              <w:t>Agradecimentos</w:t>
            </w:r>
            <w:r w:rsidRPr="008523AE">
              <w:rPr>
                <w:webHidden/>
              </w:rPr>
              <w:tab/>
            </w:r>
            <w:r w:rsidRPr="008523AE">
              <w:rPr>
                <w:webHidden/>
              </w:rPr>
              <w:fldChar w:fldCharType="begin"/>
            </w:r>
            <w:r w:rsidRPr="008523AE">
              <w:rPr>
                <w:webHidden/>
              </w:rPr>
              <w:instrText xml:space="preserve"> PAGEREF _Toc230102865 \h </w:instrText>
            </w:r>
            <w:r w:rsidRPr="008523AE">
              <w:rPr>
                <w:webHidden/>
              </w:rPr>
            </w:r>
            <w:r w:rsidRPr="008523AE">
              <w:rPr>
                <w:webHidden/>
              </w:rPr>
              <w:fldChar w:fldCharType="separate"/>
            </w:r>
            <w:r w:rsidR="00AC088C">
              <w:rPr>
                <w:webHidden/>
              </w:rPr>
              <w:t>5</w:t>
            </w:r>
            <w:r w:rsidRPr="008523AE">
              <w:rPr>
                <w:webHidden/>
              </w:rPr>
              <w:fldChar w:fldCharType="end"/>
            </w:r>
          </w:hyperlink>
        </w:p>
        <w:p w14:paraId="63470B8D" w14:textId="08313E59"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866" w:history="1">
            <w:r w:rsidRPr="008523AE">
              <w:rPr>
                <w:rStyle w:val="Hiperligao"/>
              </w:rPr>
              <w:t>Epígrafe</w:t>
            </w:r>
            <w:r w:rsidRPr="008523AE">
              <w:rPr>
                <w:webHidden/>
              </w:rPr>
              <w:tab/>
            </w:r>
            <w:r w:rsidRPr="008523AE">
              <w:rPr>
                <w:webHidden/>
              </w:rPr>
              <w:fldChar w:fldCharType="begin"/>
            </w:r>
            <w:r w:rsidRPr="008523AE">
              <w:rPr>
                <w:webHidden/>
              </w:rPr>
              <w:instrText xml:space="preserve"> PAGEREF _Toc230102866 \h </w:instrText>
            </w:r>
            <w:r w:rsidRPr="008523AE">
              <w:rPr>
                <w:webHidden/>
              </w:rPr>
            </w:r>
            <w:r w:rsidRPr="008523AE">
              <w:rPr>
                <w:webHidden/>
              </w:rPr>
              <w:fldChar w:fldCharType="separate"/>
            </w:r>
            <w:r w:rsidR="00AC088C">
              <w:rPr>
                <w:webHidden/>
              </w:rPr>
              <w:t>6</w:t>
            </w:r>
            <w:r w:rsidRPr="008523AE">
              <w:rPr>
                <w:webHidden/>
              </w:rPr>
              <w:fldChar w:fldCharType="end"/>
            </w:r>
          </w:hyperlink>
        </w:p>
        <w:p w14:paraId="37931CD4" w14:textId="5B921371"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867" w:history="1">
            <w:r w:rsidRPr="008523AE">
              <w:rPr>
                <w:rStyle w:val="Hiperligao"/>
                <w:lang w:val="pt-AO"/>
              </w:rPr>
              <w:t>Resumo</w:t>
            </w:r>
            <w:r w:rsidRPr="008523AE">
              <w:rPr>
                <w:webHidden/>
              </w:rPr>
              <w:tab/>
            </w:r>
            <w:r w:rsidRPr="008523AE">
              <w:rPr>
                <w:webHidden/>
              </w:rPr>
              <w:fldChar w:fldCharType="begin"/>
            </w:r>
            <w:r w:rsidRPr="008523AE">
              <w:rPr>
                <w:webHidden/>
              </w:rPr>
              <w:instrText xml:space="preserve"> PAGEREF _Toc230102867 \h </w:instrText>
            </w:r>
            <w:r w:rsidRPr="008523AE">
              <w:rPr>
                <w:webHidden/>
              </w:rPr>
            </w:r>
            <w:r w:rsidRPr="008523AE">
              <w:rPr>
                <w:webHidden/>
              </w:rPr>
              <w:fldChar w:fldCharType="separate"/>
            </w:r>
            <w:r w:rsidR="00AC088C">
              <w:rPr>
                <w:webHidden/>
              </w:rPr>
              <w:t>7</w:t>
            </w:r>
            <w:r w:rsidRPr="008523AE">
              <w:rPr>
                <w:webHidden/>
              </w:rPr>
              <w:fldChar w:fldCharType="end"/>
            </w:r>
          </w:hyperlink>
        </w:p>
        <w:p w14:paraId="21C5CD7B" w14:textId="4B0C93A3"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868" w:history="1">
            <w:r w:rsidRPr="008523AE">
              <w:rPr>
                <w:rStyle w:val="Hiperligao"/>
                <w:lang w:val="pt-AO"/>
              </w:rPr>
              <w:t>Abstract</w:t>
            </w:r>
            <w:r w:rsidRPr="008523AE">
              <w:rPr>
                <w:webHidden/>
              </w:rPr>
              <w:tab/>
            </w:r>
            <w:r w:rsidRPr="008523AE">
              <w:rPr>
                <w:webHidden/>
              </w:rPr>
              <w:fldChar w:fldCharType="begin"/>
            </w:r>
            <w:r w:rsidRPr="008523AE">
              <w:rPr>
                <w:webHidden/>
              </w:rPr>
              <w:instrText xml:space="preserve"> PAGEREF _Toc230102868 \h </w:instrText>
            </w:r>
            <w:r w:rsidRPr="008523AE">
              <w:rPr>
                <w:webHidden/>
              </w:rPr>
            </w:r>
            <w:r w:rsidRPr="008523AE">
              <w:rPr>
                <w:webHidden/>
              </w:rPr>
              <w:fldChar w:fldCharType="separate"/>
            </w:r>
            <w:r w:rsidR="00AC088C">
              <w:rPr>
                <w:webHidden/>
              </w:rPr>
              <w:t>8</w:t>
            </w:r>
            <w:r w:rsidRPr="008523AE">
              <w:rPr>
                <w:webHidden/>
              </w:rPr>
              <w:fldChar w:fldCharType="end"/>
            </w:r>
          </w:hyperlink>
        </w:p>
        <w:p w14:paraId="3C68A0B4" w14:textId="64FCC490"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869" w:history="1">
            <w:r w:rsidRPr="008523AE">
              <w:rPr>
                <w:rStyle w:val="Hiperligao"/>
              </w:rPr>
              <w:t>Lista de abreviaturas e siglas</w:t>
            </w:r>
            <w:r w:rsidRPr="008523AE">
              <w:rPr>
                <w:webHidden/>
              </w:rPr>
              <w:tab/>
            </w:r>
            <w:r w:rsidRPr="008523AE">
              <w:rPr>
                <w:webHidden/>
              </w:rPr>
              <w:fldChar w:fldCharType="begin"/>
            </w:r>
            <w:r w:rsidRPr="008523AE">
              <w:rPr>
                <w:webHidden/>
              </w:rPr>
              <w:instrText xml:space="preserve"> PAGEREF _Toc230102869 \h </w:instrText>
            </w:r>
            <w:r w:rsidRPr="008523AE">
              <w:rPr>
                <w:webHidden/>
              </w:rPr>
            </w:r>
            <w:r w:rsidRPr="008523AE">
              <w:rPr>
                <w:webHidden/>
              </w:rPr>
              <w:fldChar w:fldCharType="separate"/>
            </w:r>
            <w:r w:rsidR="00AC088C">
              <w:rPr>
                <w:webHidden/>
              </w:rPr>
              <w:t>9</w:t>
            </w:r>
            <w:r w:rsidRPr="008523AE">
              <w:rPr>
                <w:webHidden/>
              </w:rPr>
              <w:fldChar w:fldCharType="end"/>
            </w:r>
          </w:hyperlink>
        </w:p>
        <w:p w14:paraId="14E9FC00" w14:textId="3959DE14"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870" w:history="1">
            <w:r w:rsidRPr="008523AE">
              <w:rPr>
                <w:rStyle w:val="Hiperligao"/>
                <w:lang w:val="pt-AO"/>
              </w:rPr>
              <w:t>Introdução</w:t>
            </w:r>
            <w:r w:rsidRPr="008523AE">
              <w:rPr>
                <w:webHidden/>
              </w:rPr>
              <w:tab/>
            </w:r>
            <w:r w:rsidRPr="008523AE">
              <w:rPr>
                <w:webHidden/>
              </w:rPr>
              <w:fldChar w:fldCharType="begin"/>
            </w:r>
            <w:r w:rsidRPr="008523AE">
              <w:rPr>
                <w:webHidden/>
              </w:rPr>
              <w:instrText xml:space="preserve"> PAGEREF _Toc230102870 \h </w:instrText>
            </w:r>
            <w:r w:rsidRPr="008523AE">
              <w:rPr>
                <w:webHidden/>
              </w:rPr>
            </w:r>
            <w:r w:rsidRPr="008523AE">
              <w:rPr>
                <w:webHidden/>
              </w:rPr>
              <w:fldChar w:fldCharType="separate"/>
            </w:r>
            <w:r w:rsidR="00AC088C">
              <w:rPr>
                <w:webHidden/>
              </w:rPr>
              <w:t>10</w:t>
            </w:r>
            <w:r w:rsidRPr="008523AE">
              <w:rPr>
                <w:webHidden/>
              </w:rPr>
              <w:fldChar w:fldCharType="end"/>
            </w:r>
          </w:hyperlink>
        </w:p>
        <w:p w14:paraId="6F7540F9" w14:textId="4A505992"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871" w:history="1">
            <w:r w:rsidRPr="008523AE">
              <w:rPr>
                <w:rStyle w:val="Hiperligao"/>
                <w:lang w:val="pt-AO"/>
              </w:rPr>
              <w:t>Problemática</w:t>
            </w:r>
            <w:r w:rsidRPr="008523AE">
              <w:rPr>
                <w:webHidden/>
              </w:rPr>
              <w:tab/>
            </w:r>
            <w:r w:rsidRPr="008523AE">
              <w:rPr>
                <w:webHidden/>
              </w:rPr>
              <w:fldChar w:fldCharType="begin"/>
            </w:r>
            <w:r w:rsidRPr="008523AE">
              <w:rPr>
                <w:webHidden/>
              </w:rPr>
              <w:instrText xml:space="preserve"> PAGEREF _Toc230102871 \h </w:instrText>
            </w:r>
            <w:r w:rsidRPr="008523AE">
              <w:rPr>
                <w:webHidden/>
              </w:rPr>
            </w:r>
            <w:r w:rsidRPr="008523AE">
              <w:rPr>
                <w:webHidden/>
              </w:rPr>
              <w:fldChar w:fldCharType="separate"/>
            </w:r>
            <w:r w:rsidR="00AC088C">
              <w:rPr>
                <w:webHidden/>
              </w:rPr>
              <w:t>11</w:t>
            </w:r>
            <w:r w:rsidRPr="008523AE">
              <w:rPr>
                <w:webHidden/>
              </w:rPr>
              <w:fldChar w:fldCharType="end"/>
            </w:r>
          </w:hyperlink>
        </w:p>
        <w:p w14:paraId="004A7A69" w14:textId="2F3607CB"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872" w:history="1">
            <w:r w:rsidRPr="008523AE">
              <w:rPr>
                <w:rStyle w:val="Hiperligao"/>
                <w:lang w:val="pt-AO"/>
              </w:rPr>
              <w:t>Hipóteses</w:t>
            </w:r>
            <w:r w:rsidRPr="008523AE">
              <w:rPr>
                <w:webHidden/>
              </w:rPr>
              <w:tab/>
            </w:r>
            <w:r w:rsidRPr="008523AE">
              <w:rPr>
                <w:webHidden/>
              </w:rPr>
              <w:fldChar w:fldCharType="begin"/>
            </w:r>
            <w:r w:rsidRPr="008523AE">
              <w:rPr>
                <w:webHidden/>
              </w:rPr>
              <w:instrText xml:space="preserve"> PAGEREF _Toc230102872 \h </w:instrText>
            </w:r>
            <w:r w:rsidRPr="008523AE">
              <w:rPr>
                <w:webHidden/>
              </w:rPr>
            </w:r>
            <w:r w:rsidRPr="008523AE">
              <w:rPr>
                <w:webHidden/>
              </w:rPr>
              <w:fldChar w:fldCharType="separate"/>
            </w:r>
            <w:r w:rsidR="00AC088C">
              <w:rPr>
                <w:webHidden/>
              </w:rPr>
              <w:t>12</w:t>
            </w:r>
            <w:r w:rsidRPr="008523AE">
              <w:rPr>
                <w:webHidden/>
              </w:rPr>
              <w:fldChar w:fldCharType="end"/>
            </w:r>
          </w:hyperlink>
        </w:p>
        <w:p w14:paraId="4446BBA0" w14:textId="1079C128"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873" w:history="1">
            <w:r w:rsidRPr="008523AE">
              <w:rPr>
                <w:rStyle w:val="Hiperligao"/>
                <w:lang w:val="pt-AO"/>
              </w:rPr>
              <w:t>Justificativa</w:t>
            </w:r>
            <w:r w:rsidRPr="008523AE">
              <w:rPr>
                <w:webHidden/>
              </w:rPr>
              <w:tab/>
            </w:r>
            <w:r w:rsidRPr="008523AE">
              <w:rPr>
                <w:webHidden/>
              </w:rPr>
              <w:fldChar w:fldCharType="begin"/>
            </w:r>
            <w:r w:rsidRPr="008523AE">
              <w:rPr>
                <w:webHidden/>
              </w:rPr>
              <w:instrText xml:space="preserve"> PAGEREF _Toc230102873 \h </w:instrText>
            </w:r>
            <w:r w:rsidRPr="008523AE">
              <w:rPr>
                <w:webHidden/>
              </w:rPr>
            </w:r>
            <w:r w:rsidRPr="008523AE">
              <w:rPr>
                <w:webHidden/>
              </w:rPr>
              <w:fldChar w:fldCharType="separate"/>
            </w:r>
            <w:r w:rsidR="00AC088C">
              <w:rPr>
                <w:webHidden/>
              </w:rPr>
              <w:t>13</w:t>
            </w:r>
            <w:r w:rsidRPr="008523AE">
              <w:rPr>
                <w:webHidden/>
              </w:rPr>
              <w:fldChar w:fldCharType="end"/>
            </w:r>
          </w:hyperlink>
        </w:p>
        <w:p w14:paraId="6898CCC7" w14:textId="07AFE48B"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874" w:history="1">
            <w:r w:rsidRPr="008523AE">
              <w:rPr>
                <w:rStyle w:val="Hiperligao"/>
                <w:lang w:val="pt-AO"/>
              </w:rPr>
              <w:t>Objetivos</w:t>
            </w:r>
            <w:r w:rsidRPr="008523AE">
              <w:rPr>
                <w:webHidden/>
              </w:rPr>
              <w:tab/>
            </w:r>
            <w:r w:rsidRPr="008523AE">
              <w:rPr>
                <w:webHidden/>
              </w:rPr>
              <w:fldChar w:fldCharType="begin"/>
            </w:r>
            <w:r w:rsidRPr="008523AE">
              <w:rPr>
                <w:webHidden/>
              </w:rPr>
              <w:instrText xml:space="preserve"> PAGEREF _Toc230102874 \h </w:instrText>
            </w:r>
            <w:r w:rsidRPr="008523AE">
              <w:rPr>
                <w:webHidden/>
              </w:rPr>
            </w:r>
            <w:r w:rsidRPr="008523AE">
              <w:rPr>
                <w:webHidden/>
              </w:rPr>
              <w:fldChar w:fldCharType="separate"/>
            </w:r>
            <w:r w:rsidR="00AC088C">
              <w:rPr>
                <w:webHidden/>
              </w:rPr>
              <w:t>14</w:t>
            </w:r>
            <w:r w:rsidRPr="008523AE">
              <w:rPr>
                <w:webHidden/>
              </w:rPr>
              <w:fldChar w:fldCharType="end"/>
            </w:r>
          </w:hyperlink>
        </w:p>
        <w:p w14:paraId="48F4ECD9" w14:textId="703178A1" w:rsidR="008523AE" w:rsidRPr="008523AE" w:rsidRDefault="008523AE">
          <w:pPr>
            <w:pStyle w:val="ndice2"/>
            <w:tabs>
              <w:tab w:val="right" w:leader="dot" w:pos="9061"/>
            </w:tabs>
            <w:rPr>
              <w:rFonts w:ascii="Times New Roman" w:hAnsi="Times New Roman"/>
              <w:noProof/>
              <w:kern w:val="2"/>
              <w:sz w:val="24"/>
              <w:szCs w:val="24"/>
              <w:lang w:val="pt-AO" w:eastAsia="pt-AO"/>
              <w14:ligatures w14:val="standardContextual"/>
            </w:rPr>
          </w:pPr>
          <w:hyperlink w:anchor="_Toc230102875" w:history="1">
            <w:r w:rsidRPr="008523AE">
              <w:rPr>
                <w:rStyle w:val="Hiperligao"/>
                <w:rFonts w:ascii="Times New Roman" w:hAnsi="Times New Roman"/>
                <w:noProof/>
                <w:lang w:val="pt-AO"/>
              </w:rPr>
              <w:t>Objetivo Geral</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_Toc230102875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14</w:t>
            </w:r>
            <w:r w:rsidRPr="008523AE">
              <w:rPr>
                <w:rFonts w:ascii="Times New Roman" w:hAnsi="Times New Roman"/>
                <w:noProof/>
                <w:webHidden/>
              </w:rPr>
              <w:fldChar w:fldCharType="end"/>
            </w:r>
          </w:hyperlink>
        </w:p>
        <w:p w14:paraId="772F12A7" w14:textId="1A557AB5" w:rsidR="008523AE" w:rsidRPr="008523AE" w:rsidRDefault="008523AE">
          <w:pPr>
            <w:pStyle w:val="ndice2"/>
            <w:tabs>
              <w:tab w:val="right" w:leader="dot" w:pos="9061"/>
            </w:tabs>
            <w:rPr>
              <w:rFonts w:ascii="Times New Roman" w:hAnsi="Times New Roman"/>
              <w:noProof/>
              <w:kern w:val="2"/>
              <w:sz w:val="24"/>
              <w:szCs w:val="24"/>
              <w:lang w:val="pt-AO" w:eastAsia="pt-AO"/>
              <w14:ligatures w14:val="standardContextual"/>
            </w:rPr>
          </w:pPr>
          <w:hyperlink w:anchor="_Toc230102876" w:history="1">
            <w:r w:rsidRPr="008523AE">
              <w:rPr>
                <w:rStyle w:val="Hiperligao"/>
                <w:rFonts w:ascii="Times New Roman" w:hAnsi="Times New Roman"/>
                <w:noProof/>
                <w:lang w:val="pt-AO"/>
              </w:rPr>
              <w:t>Objetivos Específicos</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_Toc230102876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14</w:t>
            </w:r>
            <w:r w:rsidRPr="008523AE">
              <w:rPr>
                <w:rFonts w:ascii="Times New Roman" w:hAnsi="Times New Roman"/>
                <w:noProof/>
                <w:webHidden/>
              </w:rPr>
              <w:fldChar w:fldCharType="end"/>
            </w:r>
          </w:hyperlink>
        </w:p>
        <w:p w14:paraId="63EB77FE" w14:textId="3432CA63"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877" w:history="1">
            <w:r w:rsidRPr="008523AE">
              <w:rPr>
                <w:rStyle w:val="Hiperligao"/>
                <w:lang w:val="pt-AO"/>
              </w:rPr>
              <w:t>Delimitação</w:t>
            </w:r>
            <w:r w:rsidRPr="008523AE">
              <w:rPr>
                <w:webHidden/>
              </w:rPr>
              <w:tab/>
            </w:r>
            <w:r w:rsidRPr="008523AE">
              <w:rPr>
                <w:webHidden/>
              </w:rPr>
              <w:fldChar w:fldCharType="begin"/>
            </w:r>
            <w:r w:rsidRPr="008523AE">
              <w:rPr>
                <w:webHidden/>
              </w:rPr>
              <w:instrText xml:space="preserve"> PAGEREF _Toc230102877 \h </w:instrText>
            </w:r>
            <w:r w:rsidRPr="008523AE">
              <w:rPr>
                <w:webHidden/>
              </w:rPr>
            </w:r>
            <w:r w:rsidRPr="008523AE">
              <w:rPr>
                <w:webHidden/>
              </w:rPr>
              <w:fldChar w:fldCharType="separate"/>
            </w:r>
            <w:r w:rsidR="00AC088C">
              <w:rPr>
                <w:webHidden/>
              </w:rPr>
              <w:t>15</w:t>
            </w:r>
            <w:r w:rsidRPr="008523AE">
              <w:rPr>
                <w:webHidden/>
              </w:rPr>
              <w:fldChar w:fldCharType="end"/>
            </w:r>
          </w:hyperlink>
        </w:p>
        <w:p w14:paraId="5B6737B1" w14:textId="3D79A893"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878" w:history="1">
            <w:r w:rsidRPr="008523AE">
              <w:rPr>
                <w:rStyle w:val="Hiperligao"/>
              </w:rPr>
              <w:t>Capítulo I - Fundamentação Teórica</w:t>
            </w:r>
            <w:r w:rsidRPr="008523AE">
              <w:rPr>
                <w:webHidden/>
              </w:rPr>
              <w:tab/>
            </w:r>
            <w:r w:rsidRPr="008523AE">
              <w:rPr>
                <w:webHidden/>
              </w:rPr>
              <w:fldChar w:fldCharType="begin"/>
            </w:r>
            <w:r w:rsidRPr="008523AE">
              <w:rPr>
                <w:webHidden/>
              </w:rPr>
              <w:instrText xml:space="preserve"> PAGEREF _Toc230102878 \h </w:instrText>
            </w:r>
            <w:r w:rsidRPr="008523AE">
              <w:rPr>
                <w:webHidden/>
              </w:rPr>
            </w:r>
            <w:r w:rsidRPr="008523AE">
              <w:rPr>
                <w:webHidden/>
              </w:rPr>
              <w:fldChar w:fldCharType="separate"/>
            </w:r>
            <w:r w:rsidR="00AC088C">
              <w:rPr>
                <w:webHidden/>
              </w:rPr>
              <w:t>18</w:t>
            </w:r>
            <w:r w:rsidRPr="008523AE">
              <w:rPr>
                <w:webHidden/>
              </w:rPr>
              <w:fldChar w:fldCharType="end"/>
            </w:r>
          </w:hyperlink>
        </w:p>
        <w:p w14:paraId="21D07B23" w14:textId="1053311B" w:rsidR="008523AE" w:rsidRPr="008523AE" w:rsidRDefault="008523AE">
          <w:pPr>
            <w:pStyle w:val="ndice2"/>
            <w:tabs>
              <w:tab w:val="right" w:leader="dot" w:pos="9061"/>
            </w:tabs>
            <w:rPr>
              <w:rFonts w:ascii="Times New Roman" w:hAnsi="Times New Roman"/>
              <w:noProof/>
              <w:kern w:val="2"/>
              <w:sz w:val="24"/>
              <w:szCs w:val="24"/>
              <w:lang w:val="pt-AO" w:eastAsia="pt-AO"/>
              <w14:ligatures w14:val="standardContextual"/>
            </w:rPr>
          </w:pPr>
          <w:hyperlink w:anchor="_Toc230102879" w:history="1">
            <w:r w:rsidRPr="008523AE">
              <w:rPr>
                <w:rStyle w:val="Hiperligao"/>
                <w:rFonts w:ascii="Times New Roman" w:hAnsi="Times New Roman"/>
                <w:noProof/>
                <w:lang w:val="pt-AO"/>
              </w:rPr>
              <w:t>1.1. Transformação Digital e Sistemas Web nos Serviços Públicos</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_Toc230102879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19</w:t>
            </w:r>
            <w:r w:rsidRPr="008523AE">
              <w:rPr>
                <w:rFonts w:ascii="Times New Roman" w:hAnsi="Times New Roman"/>
                <w:noProof/>
                <w:webHidden/>
              </w:rPr>
              <w:fldChar w:fldCharType="end"/>
            </w:r>
          </w:hyperlink>
        </w:p>
        <w:p w14:paraId="5610AE87" w14:textId="393090BE" w:rsidR="008523AE" w:rsidRPr="008523AE" w:rsidRDefault="008523AE">
          <w:pPr>
            <w:pStyle w:val="ndice2"/>
            <w:tabs>
              <w:tab w:val="right" w:leader="dot" w:pos="9061"/>
            </w:tabs>
            <w:rPr>
              <w:rFonts w:ascii="Times New Roman" w:hAnsi="Times New Roman"/>
              <w:noProof/>
              <w:kern w:val="2"/>
              <w:sz w:val="24"/>
              <w:szCs w:val="24"/>
              <w:lang w:val="pt-AO" w:eastAsia="pt-AO"/>
              <w14:ligatures w14:val="standardContextual"/>
            </w:rPr>
          </w:pPr>
          <w:hyperlink w:anchor="_Toc230102880" w:history="1">
            <w:r w:rsidRPr="008523AE">
              <w:rPr>
                <w:rStyle w:val="Hiperligao"/>
                <w:rFonts w:ascii="Times New Roman" w:hAnsi="Times New Roman"/>
                <w:noProof/>
                <w:lang w:val="pt-AO"/>
              </w:rPr>
              <w:t>1.2. Gestão de Atendimento e Segmentação de Clientes</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_Toc230102880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19</w:t>
            </w:r>
            <w:r w:rsidRPr="008523AE">
              <w:rPr>
                <w:rFonts w:ascii="Times New Roman" w:hAnsi="Times New Roman"/>
                <w:noProof/>
                <w:webHidden/>
              </w:rPr>
              <w:fldChar w:fldCharType="end"/>
            </w:r>
          </w:hyperlink>
        </w:p>
        <w:p w14:paraId="59044F74" w14:textId="4BBF961D" w:rsidR="008523AE" w:rsidRPr="008523AE" w:rsidRDefault="008523AE">
          <w:pPr>
            <w:pStyle w:val="ndice2"/>
            <w:tabs>
              <w:tab w:val="right" w:leader="dot" w:pos="9061"/>
            </w:tabs>
            <w:rPr>
              <w:rFonts w:ascii="Times New Roman" w:hAnsi="Times New Roman"/>
              <w:noProof/>
              <w:kern w:val="2"/>
              <w:sz w:val="24"/>
              <w:szCs w:val="24"/>
              <w:lang w:val="pt-AO" w:eastAsia="pt-AO"/>
              <w14:ligatures w14:val="standardContextual"/>
            </w:rPr>
          </w:pPr>
          <w:hyperlink w:anchor="_Toc230102881" w:history="1">
            <w:r w:rsidRPr="008523AE">
              <w:rPr>
                <w:rStyle w:val="Hiperligao"/>
                <w:rFonts w:ascii="Times New Roman" w:hAnsi="Times New Roman"/>
                <w:noProof/>
                <w:lang w:val="pt-AO"/>
              </w:rPr>
              <w:t>1.3. Engenharia de Software e o Framework Django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_Toc230102881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19</w:t>
            </w:r>
            <w:r w:rsidRPr="008523AE">
              <w:rPr>
                <w:rFonts w:ascii="Times New Roman" w:hAnsi="Times New Roman"/>
                <w:noProof/>
                <w:webHidden/>
              </w:rPr>
              <w:fldChar w:fldCharType="end"/>
            </w:r>
          </w:hyperlink>
        </w:p>
        <w:p w14:paraId="1568E9E3" w14:textId="536F9EDB" w:rsidR="008523AE" w:rsidRPr="008523AE" w:rsidRDefault="008523AE">
          <w:pPr>
            <w:pStyle w:val="ndice2"/>
            <w:tabs>
              <w:tab w:val="right" w:leader="dot" w:pos="9061"/>
            </w:tabs>
            <w:rPr>
              <w:rFonts w:ascii="Times New Roman" w:hAnsi="Times New Roman"/>
              <w:noProof/>
              <w:kern w:val="2"/>
              <w:sz w:val="24"/>
              <w:szCs w:val="24"/>
              <w:lang w:val="pt-AO" w:eastAsia="pt-AO"/>
              <w14:ligatures w14:val="standardContextual"/>
            </w:rPr>
          </w:pPr>
          <w:hyperlink w:anchor="_Toc230102882" w:history="1">
            <w:r w:rsidRPr="008523AE">
              <w:rPr>
                <w:rStyle w:val="Hiperligao"/>
                <w:rFonts w:ascii="Times New Roman" w:hAnsi="Times New Roman"/>
                <w:noProof/>
                <w:lang w:val="pt-AO"/>
              </w:rPr>
              <w:t>1.4. Segurança e Persistência de Dados Relacionais</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_Toc230102882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19</w:t>
            </w:r>
            <w:r w:rsidRPr="008523AE">
              <w:rPr>
                <w:rFonts w:ascii="Times New Roman" w:hAnsi="Times New Roman"/>
                <w:noProof/>
                <w:webHidden/>
              </w:rPr>
              <w:fldChar w:fldCharType="end"/>
            </w:r>
          </w:hyperlink>
        </w:p>
        <w:p w14:paraId="74E16DA6" w14:textId="0FDF7666" w:rsidR="008523AE" w:rsidRPr="008523AE" w:rsidRDefault="008523AE">
          <w:pPr>
            <w:pStyle w:val="ndice2"/>
            <w:tabs>
              <w:tab w:val="right" w:leader="dot" w:pos="9061"/>
            </w:tabs>
            <w:rPr>
              <w:rFonts w:ascii="Times New Roman" w:hAnsi="Times New Roman"/>
              <w:noProof/>
              <w:kern w:val="2"/>
              <w:sz w:val="24"/>
              <w:szCs w:val="24"/>
              <w:lang w:val="pt-AO" w:eastAsia="pt-AO"/>
              <w14:ligatures w14:val="standardContextual"/>
            </w:rPr>
          </w:pPr>
          <w:hyperlink w:anchor="_Toc230102883" w:history="1">
            <w:r w:rsidRPr="008523AE">
              <w:rPr>
                <w:rStyle w:val="Hiperligao"/>
                <w:rFonts w:ascii="Times New Roman" w:hAnsi="Times New Roman"/>
                <w:noProof/>
                <w:lang w:val="pt-AO"/>
              </w:rPr>
              <w:t>1.5. Experiência do Utilizador e Metodologias de Desenvolvimento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_Toc230102883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20</w:t>
            </w:r>
            <w:r w:rsidRPr="008523AE">
              <w:rPr>
                <w:rFonts w:ascii="Times New Roman" w:hAnsi="Times New Roman"/>
                <w:noProof/>
                <w:webHidden/>
              </w:rPr>
              <w:fldChar w:fldCharType="end"/>
            </w:r>
          </w:hyperlink>
        </w:p>
        <w:p w14:paraId="07385E63" w14:textId="19AF3DC4"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884" w:history="1">
            <w:r w:rsidRPr="008523AE">
              <w:rPr>
                <w:rStyle w:val="Hiperligao"/>
              </w:rPr>
              <w:t>Capítulo II – Metodologia de Pesquisa</w:t>
            </w:r>
            <w:r w:rsidRPr="008523AE">
              <w:rPr>
                <w:webHidden/>
              </w:rPr>
              <w:tab/>
            </w:r>
            <w:r w:rsidRPr="008523AE">
              <w:rPr>
                <w:webHidden/>
              </w:rPr>
              <w:fldChar w:fldCharType="begin"/>
            </w:r>
            <w:r w:rsidRPr="008523AE">
              <w:rPr>
                <w:webHidden/>
              </w:rPr>
              <w:instrText xml:space="preserve"> PAGEREF _Toc230102884 \h </w:instrText>
            </w:r>
            <w:r w:rsidRPr="008523AE">
              <w:rPr>
                <w:webHidden/>
              </w:rPr>
            </w:r>
            <w:r w:rsidRPr="008523AE">
              <w:rPr>
                <w:webHidden/>
              </w:rPr>
              <w:fldChar w:fldCharType="separate"/>
            </w:r>
            <w:r w:rsidR="00AC088C">
              <w:rPr>
                <w:webHidden/>
              </w:rPr>
              <w:t>21</w:t>
            </w:r>
            <w:r w:rsidRPr="008523AE">
              <w:rPr>
                <w:webHidden/>
              </w:rPr>
              <w:fldChar w:fldCharType="end"/>
            </w:r>
          </w:hyperlink>
        </w:p>
        <w:p w14:paraId="1889B0CB" w14:textId="47A3FDE6" w:rsidR="008523AE" w:rsidRPr="008523AE" w:rsidRDefault="008523AE">
          <w:pPr>
            <w:pStyle w:val="ndice2"/>
            <w:tabs>
              <w:tab w:val="right" w:leader="dot" w:pos="9061"/>
            </w:tabs>
            <w:rPr>
              <w:rFonts w:ascii="Times New Roman" w:hAnsi="Times New Roman"/>
              <w:noProof/>
              <w:kern w:val="2"/>
              <w:sz w:val="24"/>
              <w:szCs w:val="24"/>
              <w:lang w:val="pt-AO" w:eastAsia="pt-AO"/>
              <w14:ligatures w14:val="standardContextual"/>
            </w:rPr>
          </w:pPr>
          <w:hyperlink w:anchor="_Toc230102885" w:history="1">
            <w:r w:rsidRPr="008523AE">
              <w:rPr>
                <w:rStyle w:val="Hiperligao"/>
                <w:rFonts w:ascii="Times New Roman" w:hAnsi="Times New Roman"/>
                <w:noProof/>
              </w:rPr>
              <w:t>2.1 Introdução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_Toc230102885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22</w:t>
            </w:r>
            <w:r w:rsidRPr="008523AE">
              <w:rPr>
                <w:rFonts w:ascii="Times New Roman" w:hAnsi="Times New Roman"/>
                <w:noProof/>
                <w:webHidden/>
              </w:rPr>
              <w:fldChar w:fldCharType="end"/>
            </w:r>
          </w:hyperlink>
        </w:p>
        <w:p w14:paraId="75501164" w14:textId="144A9879"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886" w:history="1">
            <w:r w:rsidRPr="008523AE">
              <w:rPr>
                <w:rStyle w:val="Hiperligao"/>
                <w:rFonts w:ascii="Times New Roman" w:hAnsi="Times New Roman"/>
                <w:noProof/>
              </w:rPr>
              <w:t>2.2 Abordagem Geral e Justificativa Técnica</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_Toc230102886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22</w:t>
            </w:r>
            <w:r w:rsidRPr="008523AE">
              <w:rPr>
                <w:rFonts w:ascii="Times New Roman" w:hAnsi="Times New Roman"/>
                <w:noProof/>
                <w:webHidden/>
              </w:rPr>
              <w:fldChar w:fldCharType="end"/>
            </w:r>
          </w:hyperlink>
        </w:p>
        <w:p w14:paraId="1BB82BA2" w14:textId="71E62AED"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887" w:history="1">
            <w:r w:rsidRPr="008523AE">
              <w:rPr>
                <w:rStyle w:val="Hiperligao"/>
                <w:rFonts w:ascii="Times New Roman" w:hAnsi="Times New Roman"/>
                <w:noProof/>
              </w:rPr>
              <w:t>2.3 Arquitetura Web: Estrutura Modular e Componentização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_Toc230102887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22</w:t>
            </w:r>
            <w:r w:rsidRPr="008523AE">
              <w:rPr>
                <w:rFonts w:ascii="Times New Roman" w:hAnsi="Times New Roman"/>
                <w:noProof/>
                <w:webHidden/>
              </w:rPr>
              <w:fldChar w:fldCharType="end"/>
            </w:r>
          </w:hyperlink>
        </w:p>
        <w:p w14:paraId="036E9489" w14:textId="5BD63A16"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888" w:history="1">
            <w:r w:rsidRPr="008523AE">
              <w:rPr>
                <w:rStyle w:val="Hiperligao"/>
                <w:rFonts w:ascii="Times New Roman" w:hAnsi="Times New Roman"/>
                <w:noProof/>
              </w:rPr>
              <w:t>2.4 Métodos de Registo e Processamento de Pagamentos</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_Toc230102888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24</w:t>
            </w:r>
            <w:r w:rsidRPr="008523AE">
              <w:rPr>
                <w:rFonts w:ascii="Times New Roman" w:hAnsi="Times New Roman"/>
                <w:noProof/>
                <w:webHidden/>
              </w:rPr>
              <w:fldChar w:fldCharType="end"/>
            </w:r>
          </w:hyperlink>
        </w:p>
        <w:p w14:paraId="44450577" w14:textId="618A8129"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889" w:history="1">
            <w:r w:rsidRPr="008523AE">
              <w:rPr>
                <w:rStyle w:val="Hiperligao"/>
                <w:rFonts w:ascii="Times New Roman" w:hAnsi="Times New Roman"/>
                <w:noProof/>
              </w:rPr>
              <w:t>2.5 Lógica de Backend para Clientes Pré-Pago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_Toc230102889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24</w:t>
            </w:r>
            <w:r w:rsidRPr="008523AE">
              <w:rPr>
                <w:rFonts w:ascii="Times New Roman" w:hAnsi="Times New Roman"/>
                <w:noProof/>
                <w:webHidden/>
              </w:rPr>
              <w:fldChar w:fldCharType="end"/>
            </w:r>
          </w:hyperlink>
        </w:p>
        <w:p w14:paraId="26EF7AD4" w14:textId="589A2EA6"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890" w:history="1">
            <w:r w:rsidRPr="008523AE">
              <w:rPr>
                <w:rStyle w:val="Hiperligao"/>
                <w:rFonts w:ascii="Times New Roman" w:hAnsi="Times New Roman"/>
                <w:noProof/>
              </w:rPr>
              <w:t>2.6 Lógica de Backend para Clientes Pós-Pago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_Toc230102890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25</w:t>
            </w:r>
            <w:r w:rsidRPr="008523AE">
              <w:rPr>
                <w:rFonts w:ascii="Times New Roman" w:hAnsi="Times New Roman"/>
                <w:noProof/>
                <w:webHidden/>
              </w:rPr>
              <w:fldChar w:fldCharType="end"/>
            </w:r>
          </w:hyperlink>
        </w:p>
        <w:p w14:paraId="4C47CD43" w14:textId="4A9D53A3"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891" w:history="1">
            <w:r w:rsidRPr="008523AE">
              <w:rPr>
                <w:rStyle w:val="Hiperligao"/>
                <w:rFonts w:ascii="Times New Roman" w:hAnsi="Times New Roman"/>
                <w:noProof/>
              </w:rPr>
              <w:t>2.7 Segurança e Controlo de Acesso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_Toc230102891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25</w:t>
            </w:r>
            <w:r w:rsidRPr="008523AE">
              <w:rPr>
                <w:rFonts w:ascii="Times New Roman" w:hAnsi="Times New Roman"/>
                <w:noProof/>
                <w:webHidden/>
              </w:rPr>
              <w:fldChar w:fldCharType="end"/>
            </w:r>
          </w:hyperlink>
        </w:p>
        <w:p w14:paraId="799A70A8" w14:textId="27F10C45"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892" w:history="1">
            <w:r w:rsidRPr="008523AE">
              <w:rPr>
                <w:rStyle w:val="Hiperligao"/>
                <w:rFonts w:ascii="Times New Roman" w:hAnsi="Times New Roman"/>
                <w:noProof/>
              </w:rPr>
              <w:t>2.8 Ferramentas e Ambiente de Desenvolvimento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_Toc230102892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26</w:t>
            </w:r>
            <w:r w:rsidRPr="008523AE">
              <w:rPr>
                <w:rFonts w:ascii="Times New Roman" w:hAnsi="Times New Roman"/>
                <w:noProof/>
                <w:webHidden/>
              </w:rPr>
              <w:fldChar w:fldCharType="end"/>
            </w:r>
          </w:hyperlink>
        </w:p>
        <w:p w14:paraId="34E0DDC2" w14:textId="27426FD4"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893" w:history="1">
            <w:r w:rsidRPr="008523AE">
              <w:rPr>
                <w:rStyle w:val="Hiperligao"/>
                <w:rFonts w:ascii="Times New Roman" w:hAnsi="Times New Roman"/>
                <w:noProof/>
              </w:rPr>
              <w:t>2.9 Considerações Finais sobre a Metodologia</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_Toc230102893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26</w:t>
            </w:r>
            <w:r w:rsidRPr="008523AE">
              <w:rPr>
                <w:rFonts w:ascii="Times New Roman" w:hAnsi="Times New Roman"/>
                <w:noProof/>
                <w:webHidden/>
              </w:rPr>
              <w:fldChar w:fldCharType="end"/>
            </w:r>
          </w:hyperlink>
        </w:p>
        <w:p w14:paraId="31A837B7" w14:textId="48D0DD4B"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894" w:history="1">
            <w:r w:rsidRPr="008523AE">
              <w:rPr>
                <w:rStyle w:val="Hiperligao"/>
              </w:rPr>
              <w:t>Capítulo III - Implementação Prática</w:t>
            </w:r>
            <w:r w:rsidRPr="008523AE">
              <w:rPr>
                <w:webHidden/>
              </w:rPr>
              <w:tab/>
            </w:r>
            <w:r w:rsidRPr="008523AE">
              <w:rPr>
                <w:webHidden/>
              </w:rPr>
              <w:fldChar w:fldCharType="begin"/>
            </w:r>
            <w:r w:rsidRPr="008523AE">
              <w:rPr>
                <w:webHidden/>
              </w:rPr>
              <w:instrText xml:space="preserve"> PAGEREF _Toc230102894 \h </w:instrText>
            </w:r>
            <w:r w:rsidRPr="008523AE">
              <w:rPr>
                <w:webHidden/>
              </w:rPr>
            </w:r>
            <w:r w:rsidRPr="008523AE">
              <w:rPr>
                <w:webHidden/>
              </w:rPr>
              <w:fldChar w:fldCharType="separate"/>
            </w:r>
            <w:r w:rsidR="00AC088C">
              <w:rPr>
                <w:webHidden/>
              </w:rPr>
              <w:t>27</w:t>
            </w:r>
            <w:r w:rsidRPr="008523AE">
              <w:rPr>
                <w:webHidden/>
              </w:rPr>
              <w:fldChar w:fldCharType="end"/>
            </w:r>
          </w:hyperlink>
        </w:p>
        <w:p w14:paraId="1D6E31F6" w14:textId="47726866" w:rsidR="008523AE" w:rsidRPr="008523AE" w:rsidRDefault="008523AE">
          <w:pPr>
            <w:pStyle w:val="ndice2"/>
            <w:tabs>
              <w:tab w:val="right" w:leader="dot" w:pos="9061"/>
            </w:tabs>
            <w:rPr>
              <w:rFonts w:ascii="Times New Roman" w:hAnsi="Times New Roman"/>
              <w:noProof/>
              <w:kern w:val="2"/>
              <w:sz w:val="24"/>
              <w:szCs w:val="24"/>
              <w:lang w:val="pt-AO" w:eastAsia="pt-AO"/>
              <w14:ligatures w14:val="standardContextual"/>
            </w:rPr>
          </w:pPr>
          <w:hyperlink w:anchor="_Toc230102895" w:history="1">
            <w:r w:rsidRPr="008523AE">
              <w:rPr>
                <w:rStyle w:val="Hiperligao"/>
                <w:rFonts w:ascii="Times New Roman" w:hAnsi="Times New Roman"/>
                <w:noProof/>
              </w:rPr>
              <w:t>3.1 Levantamento de Requisitos</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_Toc230102895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28</w:t>
            </w:r>
            <w:r w:rsidRPr="008523AE">
              <w:rPr>
                <w:rFonts w:ascii="Times New Roman" w:hAnsi="Times New Roman"/>
                <w:noProof/>
                <w:webHidden/>
              </w:rPr>
              <w:fldChar w:fldCharType="end"/>
            </w:r>
          </w:hyperlink>
        </w:p>
        <w:p w14:paraId="277F72F9" w14:textId="48824B33"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896" w:history="1">
            <w:r w:rsidRPr="008523AE">
              <w:rPr>
                <w:rStyle w:val="Hiperligao"/>
                <w:rFonts w:ascii="Times New Roman" w:hAnsi="Times New Roman"/>
                <w:noProof/>
              </w:rPr>
              <w:t>3.1.1 Requisitos Funcionais</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_Toc230102896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28</w:t>
            </w:r>
            <w:r w:rsidRPr="008523AE">
              <w:rPr>
                <w:rFonts w:ascii="Times New Roman" w:hAnsi="Times New Roman"/>
                <w:noProof/>
                <w:webHidden/>
              </w:rPr>
              <w:fldChar w:fldCharType="end"/>
            </w:r>
          </w:hyperlink>
        </w:p>
        <w:p w14:paraId="5F6A94AB" w14:textId="125F6024"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897" w:history="1">
            <w:r w:rsidRPr="008523AE">
              <w:rPr>
                <w:rStyle w:val="Hiperligao"/>
                <w:rFonts w:ascii="Times New Roman" w:hAnsi="Times New Roman"/>
                <w:noProof/>
              </w:rPr>
              <w:t>3.1.1 Requisitos Não Funcionais</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_Toc230102897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28</w:t>
            </w:r>
            <w:r w:rsidRPr="008523AE">
              <w:rPr>
                <w:rFonts w:ascii="Times New Roman" w:hAnsi="Times New Roman"/>
                <w:noProof/>
                <w:webHidden/>
              </w:rPr>
              <w:fldChar w:fldCharType="end"/>
            </w:r>
          </w:hyperlink>
        </w:p>
        <w:p w14:paraId="16D658A3" w14:textId="17C7C899" w:rsidR="008523AE" w:rsidRPr="008523AE" w:rsidRDefault="008523AE">
          <w:pPr>
            <w:pStyle w:val="ndice2"/>
            <w:tabs>
              <w:tab w:val="right" w:leader="dot" w:pos="9061"/>
            </w:tabs>
            <w:rPr>
              <w:rFonts w:ascii="Times New Roman" w:hAnsi="Times New Roman"/>
              <w:noProof/>
              <w:kern w:val="2"/>
              <w:sz w:val="24"/>
              <w:szCs w:val="24"/>
              <w:lang w:val="pt-AO" w:eastAsia="pt-AO"/>
              <w14:ligatures w14:val="standardContextual"/>
            </w:rPr>
          </w:pPr>
          <w:hyperlink w:anchor="_Toc230102898" w:history="1">
            <w:r w:rsidRPr="008523AE">
              <w:rPr>
                <w:rStyle w:val="Hiperligao"/>
                <w:rFonts w:ascii="Times New Roman" w:hAnsi="Times New Roman"/>
                <w:noProof/>
              </w:rPr>
              <w:t>3.3 Modelagem de Processos e Diagramas (Casos de Uso, Atividade, Sequência</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_Toc230102898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29</w:t>
            </w:r>
            <w:r w:rsidRPr="008523AE">
              <w:rPr>
                <w:rFonts w:ascii="Times New Roman" w:hAnsi="Times New Roman"/>
                <w:noProof/>
                <w:webHidden/>
              </w:rPr>
              <w:fldChar w:fldCharType="end"/>
            </w:r>
          </w:hyperlink>
        </w:p>
        <w:p w14:paraId="38132A00" w14:textId="2239E3D5"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899" w:history="1">
            <w:r w:rsidRPr="008523AE">
              <w:rPr>
                <w:rStyle w:val="Hiperligao"/>
                <w:rFonts w:ascii="Times New Roman" w:hAnsi="Times New Roman"/>
                <w:noProof/>
              </w:rPr>
              <w:t>3.3.1 Entidade Relacionamento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_Toc230102899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30</w:t>
            </w:r>
            <w:r w:rsidRPr="008523AE">
              <w:rPr>
                <w:rFonts w:ascii="Times New Roman" w:hAnsi="Times New Roman"/>
                <w:noProof/>
                <w:webHidden/>
              </w:rPr>
              <w:fldChar w:fldCharType="end"/>
            </w:r>
          </w:hyperlink>
        </w:p>
        <w:p w14:paraId="523F1219" w14:textId="15092B67"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00" w:history="1">
            <w:r w:rsidRPr="008523AE">
              <w:rPr>
                <w:rStyle w:val="Hiperligao"/>
                <w:rFonts w:ascii="Times New Roman" w:hAnsi="Times New Roman"/>
                <w:noProof/>
              </w:rPr>
              <w:t>3.3.2 Modelagem por Casos de Uso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_Toc230102900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30</w:t>
            </w:r>
            <w:r w:rsidRPr="008523AE">
              <w:rPr>
                <w:rFonts w:ascii="Times New Roman" w:hAnsi="Times New Roman"/>
                <w:noProof/>
                <w:webHidden/>
              </w:rPr>
              <w:fldChar w:fldCharType="end"/>
            </w:r>
          </w:hyperlink>
        </w:p>
        <w:p w14:paraId="58A62997" w14:textId="017BE7D0"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01" w:history="1">
            <w:r w:rsidRPr="008523AE">
              <w:rPr>
                <w:rStyle w:val="Hiperligao"/>
                <w:rFonts w:ascii="Times New Roman" w:hAnsi="Times New Roman"/>
                <w:noProof/>
              </w:rPr>
              <w:t>3.3.3 Diagrama de Atividade</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_Toc230102901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33</w:t>
            </w:r>
            <w:r w:rsidRPr="008523AE">
              <w:rPr>
                <w:rFonts w:ascii="Times New Roman" w:hAnsi="Times New Roman"/>
                <w:noProof/>
                <w:webHidden/>
              </w:rPr>
              <w:fldChar w:fldCharType="end"/>
            </w:r>
          </w:hyperlink>
        </w:p>
        <w:p w14:paraId="79965DE5" w14:textId="79F732C9"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02" w:history="1">
            <w:r w:rsidRPr="008523AE">
              <w:rPr>
                <w:rStyle w:val="Hiperligao"/>
                <w:rFonts w:ascii="Times New Roman" w:hAnsi="Times New Roman"/>
                <w:noProof/>
              </w:rPr>
              <w:t>3.3.4 Diagrama de Sequência</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_Toc230102902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35</w:t>
            </w:r>
            <w:r w:rsidRPr="008523AE">
              <w:rPr>
                <w:rFonts w:ascii="Times New Roman" w:hAnsi="Times New Roman"/>
                <w:noProof/>
                <w:webHidden/>
              </w:rPr>
              <w:fldChar w:fldCharType="end"/>
            </w:r>
          </w:hyperlink>
        </w:p>
        <w:p w14:paraId="189D0471" w14:textId="70897ADD"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03" w:history="1">
            <w:r w:rsidRPr="008523AE">
              <w:rPr>
                <w:rStyle w:val="Hiperligao"/>
                <w:rFonts w:ascii="Times New Roman" w:hAnsi="Times New Roman"/>
                <w:noProof/>
              </w:rPr>
              <w:t>3.3.5 Diagrama de Classes UML</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_Toc230102903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38</w:t>
            </w:r>
            <w:r w:rsidRPr="008523AE">
              <w:rPr>
                <w:rFonts w:ascii="Times New Roman" w:hAnsi="Times New Roman"/>
                <w:noProof/>
                <w:webHidden/>
              </w:rPr>
              <w:fldChar w:fldCharType="end"/>
            </w:r>
          </w:hyperlink>
        </w:p>
        <w:p w14:paraId="5AC02C67" w14:textId="349F19DA" w:rsidR="008523AE" w:rsidRPr="008523AE" w:rsidRDefault="008523AE">
          <w:pPr>
            <w:pStyle w:val="ndice2"/>
            <w:tabs>
              <w:tab w:val="right" w:leader="dot" w:pos="9061"/>
            </w:tabs>
            <w:rPr>
              <w:rFonts w:ascii="Times New Roman" w:hAnsi="Times New Roman"/>
              <w:noProof/>
              <w:kern w:val="2"/>
              <w:sz w:val="24"/>
              <w:szCs w:val="24"/>
              <w:lang w:val="pt-AO" w:eastAsia="pt-AO"/>
              <w14:ligatures w14:val="standardContextual"/>
            </w:rPr>
          </w:pPr>
          <w:hyperlink w:anchor="_Toc230102904" w:history="1">
            <w:r w:rsidRPr="008523AE">
              <w:rPr>
                <w:rStyle w:val="Hiperligao"/>
                <w:rFonts w:ascii="Times New Roman" w:hAnsi="Times New Roman"/>
                <w:noProof/>
              </w:rPr>
              <w:t>3.4 Códigos (Exemplos de Integração)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_Toc230102904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39</w:t>
            </w:r>
            <w:r w:rsidRPr="008523AE">
              <w:rPr>
                <w:rFonts w:ascii="Times New Roman" w:hAnsi="Times New Roman"/>
                <w:noProof/>
                <w:webHidden/>
              </w:rPr>
              <w:fldChar w:fldCharType="end"/>
            </w:r>
          </w:hyperlink>
        </w:p>
        <w:p w14:paraId="197464F4" w14:textId="25B2EB1D"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05" w:history="1">
            <w:r w:rsidRPr="008523AE">
              <w:rPr>
                <w:rStyle w:val="Hiperligao"/>
                <w:rFonts w:ascii="Times New Roman" w:hAnsi="Times New Roman"/>
                <w:noProof/>
              </w:rPr>
              <w:t>3.4.1 Rotas do projeto em Django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_Toc230102905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39</w:t>
            </w:r>
            <w:r w:rsidRPr="008523AE">
              <w:rPr>
                <w:rFonts w:ascii="Times New Roman" w:hAnsi="Times New Roman"/>
                <w:noProof/>
                <w:webHidden/>
              </w:rPr>
              <w:fldChar w:fldCharType="end"/>
            </w:r>
          </w:hyperlink>
        </w:p>
        <w:p w14:paraId="2151AFF2" w14:textId="7FF16D62"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06" w:history="1">
            <w:r w:rsidRPr="008523AE">
              <w:rPr>
                <w:rStyle w:val="Hiperligao"/>
                <w:rFonts w:ascii="Times New Roman" w:hAnsi="Times New Roman"/>
                <w:noProof/>
              </w:rPr>
              <w:t>3.4.2 API de pagamento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_Toc230102906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39</w:t>
            </w:r>
            <w:r w:rsidRPr="008523AE">
              <w:rPr>
                <w:rFonts w:ascii="Times New Roman" w:hAnsi="Times New Roman"/>
                <w:noProof/>
                <w:webHidden/>
              </w:rPr>
              <w:fldChar w:fldCharType="end"/>
            </w:r>
          </w:hyperlink>
        </w:p>
        <w:p w14:paraId="55D79F72" w14:textId="178EDDE4"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07" w:history="1">
            <w:r w:rsidRPr="008523AE">
              <w:rPr>
                <w:rStyle w:val="Hiperligao"/>
                <w:rFonts w:ascii="Times New Roman" w:hAnsi="Times New Roman"/>
                <w:noProof/>
              </w:rPr>
              <w:t>3.4.3 Limitador de requisições</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_Toc230102907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40</w:t>
            </w:r>
            <w:r w:rsidRPr="008523AE">
              <w:rPr>
                <w:rFonts w:ascii="Times New Roman" w:hAnsi="Times New Roman"/>
                <w:noProof/>
                <w:webHidden/>
              </w:rPr>
              <w:fldChar w:fldCharType="end"/>
            </w:r>
          </w:hyperlink>
        </w:p>
        <w:p w14:paraId="4C0CABA9" w14:textId="4C14253F"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08" w:history="1">
            <w:r w:rsidRPr="008523AE">
              <w:rPr>
                <w:rStyle w:val="Hiperligao"/>
                <w:rFonts w:ascii="Times New Roman" w:hAnsi="Times New Roman"/>
                <w:noProof/>
              </w:rPr>
              <w:t>3.4.4 Registro de usuários</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_Toc230102908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41</w:t>
            </w:r>
            <w:r w:rsidRPr="008523AE">
              <w:rPr>
                <w:rFonts w:ascii="Times New Roman" w:hAnsi="Times New Roman"/>
                <w:noProof/>
                <w:webHidden/>
              </w:rPr>
              <w:fldChar w:fldCharType="end"/>
            </w:r>
          </w:hyperlink>
        </w:p>
        <w:p w14:paraId="1D2244AB" w14:textId="7A7EBC49"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09" w:history="1">
            <w:r w:rsidRPr="008523AE">
              <w:rPr>
                <w:rStyle w:val="Hiperligao"/>
                <w:rFonts w:ascii="Times New Roman" w:hAnsi="Times New Roman"/>
                <w:noProof/>
              </w:rPr>
              <w:t>3.4.5 API de geração de Ticket para apoio ao cliente</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_Toc230102909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42</w:t>
            </w:r>
            <w:r w:rsidRPr="008523AE">
              <w:rPr>
                <w:rFonts w:ascii="Times New Roman" w:hAnsi="Times New Roman"/>
                <w:noProof/>
                <w:webHidden/>
              </w:rPr>
              <w:fldChar w:fldCharType="end"/>
            </w:r>
          </w:hyperlink>
        </w:p>
        <w:p w14:paraId="46B11888" w14:textId="03804EAE" w:rsidR="008523AE" w:rsidRPr="008523AE" w:rsidRDefault="008523AE">
          <w:pPr>
            <w:pStyle w:val="ndice2"/>
            <w:tabs>
              <w:tab w:val="right" w:leader="dot" w:pos="9061"/>
            </w:tabs>
            <w:rPr>
              <w:rFonts w:ascii="Times New Roman" w:hAnsi="Times New Roman"/>
              <w:noProof/>
              <w:kern w:val="2"/>
              <w:sz w:val="24"/>
              <w:szCs w:val="24"/>
              <w:lang w:val="pt-AO" w:eastAsia="pt-AO"/>
              <w14:ligatures w14:val="standardContextual"/>
            </w:rPr>
          </w:pPr>
          <w:hyperlink w:anchor="_Toc230102910" w:history="1">
            <w:r w:rsidRPr="008523AE">
              <w:rPr>
                <w:rStyle w:val="Hiperligao"/>
                <w:rFonts w:ascii="Times New Roman" w:hAnsi="Times New Roman"/>
                <w:noProof/>
              </w:rPr>
              <w:t>3.5 Interface do Sistema</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_Toc230102910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43</w:t>
            </w:r>
            <w:r w:rsidRPr="008523AE">
              <w:rPr>
                <w:rFonts w:ascii="Times New Roman" w:hAnsi="Times New Roman"/>
                <w:noProof/>
                <w:webHidden/>
              </w:rPr>
              <w:fldChar w:fldCharType="end"/>
            </w:r>
          </w:hyperlink>
        </w:p>
        <w:p w14:paraId="1306ED07" w14:textId="66A949F3"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11" w:history="1">
            <w:r w:rsidRPr="008523AE">
              <w:rPr>
                <w:rStyle w:val="Hiperligao"/>
                <w:rFonts w:ascii="Times New Roman" w:hAnsi="Times New Roman"/>
                <w:noProof/>
              </w:rPr>
              <w:t>3.5.1 Login View</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_Toc230102911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43</w:t>
            </w:r>
            <w:r w:rsidRPr="008523AE">
              <w:rPr>
                <w:rFonts w:ascii="Times New Roman" w:hAnsi="Times New Roman"/>
                <w:noProof/>
                <w:webHidden/>
              </w:rPr>
              <w:fldChar w:fldCharType="end"/>
            </w:r>
          </w:hyperlink>
        </w:p>
        <w:p w14:paraId="0BBFF44C" w14:textId="5CAFA999"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12" w:history="1">
            <w:r w:rsidRPr="008523AE">
              <w:rPr>
                <w:rStyle w:val="Hiperligao"/>
                <w:rFonts w:ascii="Times New Roman" w:hAnsi="Times New Roman"/>
                <w:noProof/>
              </w:rPr>
              <w:t>3.5.2 View de cadastro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_Toc230102912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43</w:t>
            </w:r>
            <w:r w:rsidRPr="008523AE">
              <w:rPr>
                <w:rFonts w:ascii="Times New Roman" w:hAnsi="Times New Roman"/>
                <w:noProof/>
                <w:webHidden/>
              </w:rPr>
              <w:fldChar w:fldCharType="end"/>
            </w:r>
          </w:hyperlink>
        </w:p>
        <w:p w14:paraId="5E0BB76A" w14:textId="56031E20"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13" w:history="1">
            <w:r w:rsidRPr="008523AE">
              <w:rPr>
                <w:rStyle w:val="Hiperligao"/>
                <w:rFonts w:ascii="Times New Roman" w:hAnsi="Times New Roman"/>
                <w:noProof/>
              </w:rPr>
              <w:t>3.5.3 Dashboard View</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_Toc230102913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44</w:t>
            </w:r>
            <w:r w:rsidRPr="008523AE">
              <w:rPr>
                <w:rFonts w:ascii="Times New Roman" w:hAnsi="Times New Roman"/>
                <w:noProof/>
                <w:webHidden/>
              </w:rPr>
              <w:fldChar w:fldCharType="end"/>
            </w:r>
          </w:hyperlink>
        </w:p>
        <w:p w14:paraId="02883301" w14:textId="490B09F8"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14" w:history="1">
            <w:r w:rsidRPr="008523AE">
              <w:rPr>
                <w:rStyle w:val="Hiperligao"/>
                <w:rFonts w:ascii="Times New Roman" w:hAnsi="Times New Roman"/>
                <w:noProof/>
              </w:rPr>
              <w:t>3.5.4 View de saldo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_Toc230102914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44</w:t>
            </w:r>
            <w:r w:rsidRPr="008523AE">
              <w:rPr>
                <w:rFonts w:ascii="Times New Roman" w:hAnsi="Times New Roman"/>
                <w:noProof/>
                <w:webHidden/>
              </w:rPr>
              <w:fldChar w:fldCharType="end"/>
            </w:r>
          </w:hyperlink>
        </w:p>
        <w:p w14:paraId="3E196A81" w14:textId="1DE098B9"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15" w:history="1">
            <w:r w:rsidRPr="008523AE">
              <w:rPr>
                <w:rStyle w:val="Hiperligao"/>
                <w:rFonts w:ascii="Times New Roman" w:hAnsi="Times New Roman"/>
                <w:noProof/>
              </w:rPr>
              <w:t>3.5.5 View de recarga</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_Toc230102915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45</w:t>
            </w:r>
            <w:r w:rsidRPr="008523AE">
              <w:rPr>
                <w:rFonts w:ascii="Times New Roman" w:hAnsi="Times New Roman"/>
                <w:noProof/>
                <w:webHidden/>
              </w:rPr>
              <w:fldChar w:fldCharType="end"/>
            </w:r>
          </w:hyperlink>
        </w:p>
        <w:p w14:paraId="7017B918" w14:textId="2B0DE9F7" w:rsidR="008523AE" w:rsidRPr="008523AE" w:rsidRDefault="008523AE">
          <w:pPr>
            <w:pStyle w:val="ndice3"/>
            <w:tabs>
              <w:tab w:val="right" w:leader="dot" w:pos="9061"/>
            </w:tabs>
            <w:rPr>
              <w:rFonts w:ascii="Times New Roman" w:hAnsi="Times New Roman"/>
              <w:noProof/>
              <w:kern w:val="2"/>
              <w:sz w:val="24"/>
              <w:szCs w:val="24"/>
              <w:lang w:val="pt-AO" w:eastAsia="pt-AO"/>
              <w14:ligatures w14:val="standardContextual"/>
            </w:rPr>
          </w:pPr>
          <w:hyperlink w:anchor="_Toc230102916" w:history="1">
            <w:r w:rsidRPr="008523AE">
              <w:rPr>
                <w:rStyle w:val="Hiperligao"/>
                <w:rFonts w:ascii="Times New Roman" w:hAnsi="Times New Roman"/>
                <w:noProof/>
              </w:rPr>
              <w:t>3.5.6 View de consumo</w:t>
            </w:r>
            <w:r w:rsidRPr="008523AE">
              <w:rPr>
                <w:rFonts w:ascii="Times New Roman" w:hAnsi="Times New Roman"/>
                <w:noProof/>
                <w:webHidden/>
              </w:rPr>
              <w:tab/>
            </w:r>
            <w:r w:rsidRPr="008523AE">
              <w:rPr>
                <w:rFonts w:ascii="Times New Roman" w:hAnsi="Times New Roman"/>
                <w:noProof/>
                <w:webHidden/>
              </w:rPr>
              <w:fldChar w:fldCharType="begin"/>
            </w:r>
            <w:r w:rsidRPr="008523AE">
              <w:rPr>
                <w:rFonts w:ascii="Times New Roman" w:hAnsi="Times New Roman"/>
                <w:noProof/>
                <w:webHidden/>
              </w:rPr>
              <w:instrText xml:space="preserve"> PAGEREF _Toc230102916 \h </w:instrText>
            </w:r>
            <w:r w:rsidRPr="008523AE">
              <w:rPr>
                <w:rFonts w:ascii="Times New Roman" w:hAnsi="Times New Roman"/>
                <w:noProof/>
                <w:webHidden/>
              </w:rPr>
            </w:r>
            <w:r w:rsidRPr="008523AE">
              <w:rPr>
                <w:rFonts w:ascii="Times New Roman" w:hAnsi="Times New Roman"/>
                <w:noProof/>
                <w:webHidden/>
              </w:rPr>
              <w:fldChar w:fldCharType="separate"/>
            </w:r>
            <w:r w:rsidR="00AC088C">
              <w:rPr>
                <w:rFonts w:ascii="Times New Roman" w:hAnsi="Times New Roman"/>
                <w:noProof/>
                <w:webHidden/>
              </w:rPr>
              <w:t>45</w:t>
            </w:r>
            <w:r w:rsidRPr="008523AE">
              <w:rPr>
                <w:rFonts w:ascii="Times New Roman" w:hAnsi="Times New Roman"/>
                <w:noProof/>
                <w:webHidden/>
              </w:rPr>
              <w:fldChar w:fldCharType="end"/>
            </w:r>
          </w:hyperlink>
        </w:p>
        <w:p w14:paraId="5924C394" w14:textId="4B723E8F"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917" w:history="1">
            <w:r w:rsidRPr="008523AE">
              <w:rPr>
                <w:rStyle w:val="Hiperligao"/>
              </w:rPr>
              <w:t>Considerações Finais</w:t>
            </w:r>
            <w:r w:rsidRPr="008523AE">
              <w:rPr>
                <w:webHidden/>
              </w:rPr>
              <w:tab/>
            </w:r>
            <w:r w:rsidRPr="008523AE">
              <w:rPr>
                <w:webHidden/>
              </w:rPr>
              <w:fldChar w:fldCharType="begin"/>
            </w:r>
            <w:r w:rsidRPr="008523AE">
              <w:rPr>
                <w:webHidden/>
              </w:rPr>
              <w:instrText xml:space="preserve"> PAGEREF _Toc230102917 \h </w:instrText>
            </w:r>
            <w:r w:rsidRPr="008523AE">
              <w:rPr>
                <w:webHidden/>
              </w:rPr>
            </w:r>
            <w:r w:rsidRPr="008523AE">
              <w:rPr>
                <w:webHidden/>
              </w:rPr>
              <w:fldChar w:fldCharType="separate"/>
            </w:r>
            <w:r w:rsidR="00AC088C">
              <w:rPr>
                <w:webHidden/>
              </w:rPr>
              <w:t>46</w:t>
            </w:r>
            <w:r w:rsidRPr="008523AE">
              <w:rPr>
                <w:webHidden/>
              </w:rPr>
              <w:fldChar w:fldCharType="end"/>
            </w:r>
          </w:hyperlink>
        </w:p>
        <w:p w14:paraId="726FFA53" w14:textId="628D9C78" w:rsidR="008523AE" w:rsidRPr="008523AE" w:rsidRDefault="008523AE">
          <w:pPr>
            <w:pStyle w:val="ndice1"/>
            <w:rPr>
              <w:rFonts w:eastAsiaTheme="minorEastAsia"/>
              <w:b w:val="0"/>
              <w:bCs w:val="0"/>
              <w:kern w:val="2"/>
              <w:sz w:val="24"/>
              <w:szCs w:val="24"/>
              <w:lang w:val="pt-AO" w:eastAsia="pt-AO"/>
              <w14:ligatures w14:val="standardContextual"/>
            </w:rPr>
          </w:pPr>
          <w:hyperlink w:anchor="_Toc230102918" w:history="1">
            <w:r w:rsidRPr="008523AE">
              <w:rPr>
                <w:rStyle w:val="Hiperligao"/>
              </w:rPr>
              <w:t>REFERÊNCIAS BIBLIOGRÁFICAS</w:t>
            </w:r>
            <w:r w:rsidRPr="008523AE">
              <w:rPr>
                <w:webHidden/>
              </w:rPr>
              <w:tab/>
            </w:r>
            <w:r w:rsidRPr="008523AE">
              <w:rPr>
                <w:webHidden/>
              </w:rPr>
              <w:fldChar w:fldCharType="begin"/>
            </w:r>
            <w:r w:rsidRPr="008523AE">
              <w:rPr>
                <w:webHidden/>
              </w:rPr>
              <w:instrText xml:space="preserve"> PAGEREF _Toc230102918 \h </w:instrText>
            </w:r>
            <w:r w:rsidRPr="008523AE">
              <w:rPr>
                <w:webHidden/>
              </w:rPr>
            </w:r>
            <w:r w:rsidRPr="008523AE">
              <w:rPr>
                <w:webHidden/>
              </w:rPr>
              <w:fldChar w:fldCharType="separate"/>
            </w:r>
            <w:r w:rsidR="00AC088C">
              <w:rPr>
                <w:webHidden/>
              </w:rPr>
              <w:t>47</w:t>
            </w:r>
            <w:r w:rsidRPr="008523AE">
              <w:rPr>
                <w:webHidden/>
              </w:rPr>
              <w:fldChar w:fldCharType="end"/>
            </w:r>
          </w:hyperlink>
        </w:p>
        <w:p w14:paraId="4BD35760" w14:textId="4CE34221" w:rsidR="00E24C5C" w:rsidRDefault="00E24C5C">
          <w:r w:rsidRPr="008523AE">
            <w:rPr>
              <w:b/>
              <w:bCs/>
            </w:rPr>
            <w:fldChar w:fldCharType="end"/>
          </w:r>
        </w:p>
      </w:sdtContent>
    </w:sdt>
    <w:p w14:paraId="5C41C322" w14:textId="105156E3" w:rsidR="00E24C5C" w:rsidRDefault="00E24C5C"/>
    <w:p w14:paraId="40EF70CA" w14:textId="77777777" w:rsidR="00F2261B" w:rsidRDefault="00F2261B">
      <w:pPr>
        <w:spacing w:line="360" w:lineRule="auto"/>
        <w:rPr>
          <w:rFonts w:eastAsia="Times New Roman"/>
          <w:bCs/>
          <w:color w:val="000000"/>
          <w:lang w:eastAsia="pt-PT"/>
        </w:rPr>
        <w:pPrChange w:id="584" w:author="Délcio Raúl" w:date="2026-05-19T00:32:00Z" w16du:dateUtc="2026-05-18T23:32:00Z">
          <w:pPr/>
        </w:pPrChange>
      </w:pPr>
      <w:r>
        <w:rPr>
          <w:rFonts w:eastAsia="Times New Roman"/>
          <w:bCs/>
          <w:color w:val="000000"/>
          <w:lang w:eastAsia="pt-PT"/>
        </w:rPr>
        <w:br w:type="page"/>
      </w:r>
    </w:p>
    <w:p w14:paraId="3CC6CAE0" w14:textId="77777777" w:rsidR="00752060" w:rsidRDefault="00752060">
      <w:pPr>
        <w:spacing w:line="360" w:lineRule="auto"/>
        <w:rPr>
          <w:rFonts w:eastAsia="Times New Roman"/>
          <w:bCs/>
          <w:color w:val="000000"/>
          <w:lang w:eastAsia="pt-PT"/>
        </w:rPr>
        <w:pPrChange w:id="585" w:author="Délcio Raúl" w:date="2026-05-19T00:32:00Z" w16du:dateUtc="2026-05-18T23:32:00Z">
          <w:pPr/>
        </w:pPrChange>
      </w:pPr>
    </w:p>
    <w:p w14:paraId="3161D6E2" w14:textId="77777777" w:rsidR="001878C5" w:rsidRDefault="001878C5">
      <w:pPr>
        <w:spacing w:line="360" w:lineRule="auto"/>
        <w:pPrChange w:id="586" w:author="Délcio Raúl" w:date="2026-05-19T00:32:00Z" w16du:dateUtc="2026-05-18T23:32:00Z">
          <w:pPr/>
        </w:pPrChange>
      </w:pPr>
    </w:p>
    <w:p w14:paraId="117D57F9" w14:textId="77777777" w:rsidR="001878C5" w:rsidRDefault="001878C5">
      <w:pPr>
        <w:spacing w:line="360" w:lineRule="auto"/>
        <w:pPrChange w:id="587" w:author="Délcio Raúl" w:date="2026-05-19T00:32:00Z" w16du:dateUtc="2026-05-18T23:32:00Z">
          <w:pPr/>
        </w:pPrChange>
      </w:pPr>
    </w:p>
    <w:p w14:paraId="10A4A3F5" w14:textId="77777777" w:rsidR="001878C5" w:rsidRDefault="001878C5">
      <w:pPr>
        <w:spacing w:line="360" w:lineRule="auto"/>
        <w:pPrChange w:id="588" w:author="Délcio Raúl" w:date="2026-05-19T00:32:00Z" w16du:dateUtc="2026-05-18T23:32:00Z">
          <w:pPr/>
        </w:pPrChange>
      </w:pPr>
    </w:p>
    <w:p w14:paraId="17329FD6" w14:textId="77777777" w:rsidR="001878C5" w:rsidRDefault="001878C5">
      <w:pPr>
        <w:spacing w:line="360" w:lineRule="auto"/>
        <w:pPrChange w:id="589" w:author="Délcio Raúl" w:date="2026-05-19T00:32:00Z" w16du:dateUtc="2026-05-18T23:32:00Z">
          <w:pPr/>
        </w:pPrChange>
      </w:pPr>
    </w:p>
    <w:p w14:paraId="0C2A8034" w14:textId="77777777" w:rsidR="001878C5" w:rsidRDefault="001878C5">
      <w:pPr>
        <w:spacing w:line="360" w:lineRule="auto"/>
        <w:pPrChange w:id="590" w:author="Délcio Raúl" w:date="2026-05-19T00:32:00Z" w16du:dateUtc="2026-05-18T23:32:00Z">
          <w:pPr/>
        </w:pPrChange>
      </w:pPr>
    </w:p>
    <w:p w14:paraId="55850BDA" w14:textId="77777777" w:rsidR="001878C5" w:rsidRDefault="001878C5">
      <w:pPr>
        <w:spacing w:line="360" w:lineRule="auto"/>
        <w:pPrChange w:id="591" w:author="Délcio Raúl" w:date="2026-05-19T00:32:00Z" w16du:dateUtc="2026-05-18T23:32:00Z">
          <w:pPr/>
        </w:pPrChange>
      </w:pPr>
    </w:p>
    <w:p w14:paraId="6C24968A" w14:textId="77777777" w:rsidR="001878C5" w:rsidRDefault="001878C5">
      <w:pPr>
        <w:spacing w:line="360" w:lineRule="auto"/>
        <w:pPrChange w:id="592" w:author="Délcio Raúl" w:date="2026-05-19T00:32:00Z" w16du:dateUtc="2026-05-18T23:32:00Z">
          <w:pPr/>
        </w:pPrChange>
      </w:pPr>
    </w:p>
    <w:p w14:paraId="52B01EFF" w14:textId="77777777" w:rsidR="001878C5" w:rsidRDefault="001878C5">
      <w:pPr>
        <w:spacing w:line="360" w:lineRule="auto"/>
        <w:pPrChange w:id="593" w:author="Délcio Raúl" w:date="2026-05-19T00:32:00Z" w16du:dateUtc="2026-05-18T23:32:00Z">
          <w:pPr/>
        </w:pPrChange>
      </w:pPr>
    </w:p>
    <w:p w14:paraId="49A20802" w14:textId="77777777" w:rsidR="001878C5" w:rsidRDefault="001878C5">
      <w:pPr>
        <w:spacing w:line="360" w:lineRule="auto"/>
        <w:pPrChange w:id="594" w:author="Délcio Raúl" w:date="2026-05-19T00:32:00Z" w16du:dateUtc="2026-05-18T23:32:00Z">
          <w:pPr/>
        </w:pPrChange>
      </w:pPr>
    </w:p>
    <w:p w14:paraId="681A19BA" w14:textId="77777777" w:rsidR="001878C5" w:rsidRDefault="001878C5">
      <w:pPr>
        <w:spacing w:line="360" w:lineRule="auto"/>
        <w:pPrChange w:id="595" w:author="Délcio Raúl" w:date="2026-05-19T00:32:00Z" w16du:dateUtc="2026-05-18T23:32:00Z">
          <w:pPr/>
        </w:pPrChange>
      </w:pPr>
    </w:p>
    <w:p w14:paraId="4C59EF14" w14:textId="77777777" w:rsidR="001878C5" w:rsidRDefault="001878C5">
      <w:pPr>
        <w:spacing w:line="360" w:lineRule="auto"/>
        <w:pPrChange w:id="596" w:author="Délcio Raúl" w:date="2026-05-19T00:32:00Z" w16du:dateUtc="2026-05-18T23:32:00Z">
          <w:pPr/>
        </w:pPrChange>
      </w:pPr>
    </w:p>
    <w:p w14:paraId="3135AB6E" w14:textId="77777777" w:rsidR="001878C5" w:rsidRDefault="001878C5">
      <w:pPr>
        <w:spacing w:line="360" w:lineRule="auto"/>
        <w:pPrChange w:id="597" w:author="Délcio Raúl" w:date="2026-05-19T00:32:00Z" w16du:dateUtc="2026-05-18T23:32:00Z">
          <w:pPr/>
        </w:pPrChange>
      </w:pPr>
    </w:p>
    <w:p w14:paraId="72FE7AA4" w14:textId="77777777" w:rsidR="001878C5" w:rsidRDefault="00752060">
      <w:pPr>
        <w:pStyle w:val="Ttulo1"/>
        <w:spacing w:line="360" w:lineRule="auto"/>
        <w:jc w:val="center"/>
        <w:pPrChange w:id="598" w:author="Délcio Raúl" w:date="2026-05-19T00:32:00Z" w16du:dateUtc="2026-05-18T23:32:00Z">
          <w:pPr>
            <w:pStyle w:val="Ttulo1"/>
            <w:jc w:val="center"/>
          </w:pPr>
        </w:pPrChange>
      </w:pPr>
      <w:bookmarkStart w:id="599" w:name="_Toc230073921"/>
      <w:bookmarkStart w:id="600" w:name="_Toc230102878"/>
      <w:r w:rsidRPr="00752060">
        <w:t>Capítulo I - Fundamentação Teórica</w:t>
      </w:r>
      <w:bookmarkEnd w:id="599"/>
      <w:bookmarkEnd w:id="600"/>
    </w:p>
    <w:p w14:paraId="27B3E40F" w14:textId="77777777" w:rsidR="001878C5" w:rsidRDefault="001878C5">
      <w:pPr>
        <w:spacing w:line="360" w:lineRule="auto"/>
        <w:rPr>
          <w:rFonts w:eastAsia="Times New Roman"/>
          <w:b/>
          <w:bCs/>
          <w:color w:val="000000"/>
          <w:sz w:val="28"/>
          <w:lang w:eastAsia="pt-PT"/>
        </w:rPr>
        <w:pPrChange w:id="601" w:author="Délcio Raúl" w:date="2026-05-19T00:32:00Z" w16du:dateUtc="2026-05-18T23:32:00Z">
          <w:pPr/>
        </w:pPrChange>
      </w:pPr>
      <w:r>
        <w:br w:type="page"/>
      </w:r>
    </w:p>
    <w:p w14:paraId="12121696" w14:textId="77777777" w:rsidR="00260C08" w:rsidRPr="00260C08" w:rsidRDefault="00260C08">
      <w:pPr>
        <w:pStyle w:val="Ttulo2"/>
        <w:rPr>
          <w:ins w:id="602" w:author="Délcio Raúl" w:date="2026-05-19T00:41:00Z" w16du:dateUtc="2026-05-18T23:41:00Z"/>
          <w:lang w:val="pt-AO"/>
        </w:rPr>
        <w:pPrChange w:id="603" w:author="Délcio Raúl" w:date="2026-05-19T00:42:00Z" w16du:dateUtc="2026-05-18T23:42:00Z">
          <w:pPr>
            <w:pStyle w:val="PargrafodaLista"/>
            <w:numPr>
              <w:ilvl w:val="1"/>
              <w:numId w:val="36"/>
            </w:numPr>
            <w:spacing w:after="0" w:line="360" w:lineRule="auto"/>
            <w:ind w:hanging="720"/>
            <w:outlineLvl w:val="1"/>
          </w:pPr>
        </w:pPrChange>
      </w:pPr>
      <w:bookmarkStart w:id="604" w:name="_Toc230102879"/>
      <w:ins w:id="605" w:author="Délcio Raúl" w:date="2026-05-19T00:41:00Z" w16du:dateUtc="2026-05-18T23:41:00Z">
        <w:r w:rsidRPr="00260C08">
          <w:rPr>
            <w:lang w:val="pt-AO"/>
          </w:rPr>
          <w:lastRenderedPageBreak/>
          <w:t>1.1. Transformação Digital e Sistemas Web nos Serviços Públicos</w:t>
        </w:r>
        <w:bookmarkEnd w:id="604"/>
      </w:ins>
    </w:p>
    <w:p w14:paraId="5AF94225" w14:textId="77777777" w:rsidR="00260C08" w:rsidRPr="00260C08" w:rsidRDefault="00260C08">
      <w:pPr>
        <w:rPr>
          <w:ins w:id="606" w:author="Délcio Raúl" w:date="2026-05-19T00:41:00Z" w16du:dateUtc="2026-05-18T23:41:00Z"/>
          <w:lang w:val="pt-AO"/>
        </w:rPr>
        <w:pPrChange w:id="607" w:author="Délcio Raúl" w:date="2026-05-19T00:43:00Z" w16du:dateUtc="2026-05-18T23:43:00Z">
          <w:pPr>
            <w:pStyle w:val="PargrafodaLista"/>
            <w:numPr>
              <w:ilvl w:val="1"/>
              <w:numId w:val="36"/>
            </w:numPr>
            <w:spacing w:after="0" w:line="360" w:lineRule="auto"/>
            <w:ind w:hanging="720"/>
            <w:outlineLvl w:val="1"/>
          </w:pPr>
        </w:pPrChange>
      </w:pPr>
      <w:ins w:id="608" w:author="Délcio Raúl" w:date="2026-05-19T00:41:00Z" w16du:dateUtc="2026-05-18T23:41:00Z">
        <w:r w:rsidRPr="00260C08">
          <w:rPr>
            <w:lang w:val="pt-AO"/>
          </w:rPr>
          <w:t>A modernização de serviços essenciais depende cada vez mais da integração de tecnologias digitais que aproximem as instituições dos cidadãos. Segundo Heeks (2018), as Tecnologias de Informação e Comunicação para o Desenvolvimento (ICT4D) desempenham um papel estruturante em países em desenvolvimento, pois permitem ultrapassar barreiras geográficas e optimizar processos administrativos que tradicionalmente dependem de meios físicos. Esta perspectiva é particularmente relevante no sector elétrico angolano, onde a disponibilidade de canais digitais impacta diretamente a qualidade de vida da população.</w:t>
        </w:r>
      </w:ins>
    </w:p>
    <w:p w14:paraId="276B747D" w14:textId="77777777" w:rsidR="00260C08" w:rsidRPr="00F1748A" w:rsidRDefault="00260C08">
      <w:pPr>
        <w:rPr>
          <w:ins w:id="609" w:author="Délcio Raúl" w:date="2026-05-19T00:41:00Z" w16du:dateUtc="2026-05-18T23:41:00Z"/>
          <w:lang w:val="pt-AO"/>
        </w:rPr>
        <w:pPrChange w:id="610" w:author="Délcio Raúl" w:date="2026-05-19T00:43:00Z" w16du:dateUtc="2026-05-18T23:43:00Z">
          <w:pPr>
            <w:pStyle w:val="PargrafodaLista"/>
            <w:numPr>
              <w:ilvl w:val="1"/>
              <w:numId w:val="36"/>
            </w:numPr>
            <w:spacing w:after="0" w:line="360" w:lineRule="auto"/>
            <w:ind w:hanging="720"/>
            <w:outlineLvl w:val="1"/>
          </w:pPr>
        </w:pPrChange>
      </w:pPr>
      <w:ins w:id="611" w:author="Délcio Raúl" w:date="2026-05-19T00:41:00Z" w16du:dateUtc="2026-05-18T23:41:00Z">
        <w:r w:rsidRPr="00F1748A">
          <w:rPr>
            <w:lang w:val="pt-AO"/>
          </w:rPr>
          <w:t>A implementação de plataformas web para gestão de atendimento e pagamentos surge como resposta a estas necessidades. Como referem Laudon e Laudon (2020), os sistemas de informação constituem a espinha dorsal da modernização organizacional, permitindo a automação de fluxos de trabalho e a melhoria na tomada de decisões operacionais. No contexto da ENDE-EP, esta abordagem não visa apenas a automação, mas a reorganização dos fluxos de trabalho, garantindo que as informações cheguem ao cliente de forma clara, segura e em tempo útil.</w:t>
        </w:r>
      </w:ins>
    </w:p>
    <w:p w14:paraId="60609A3A" w14:textId="77777777" w:rsidR="00260C08" w:rsidRPr="00F1748A" w:rsidRDefault="00260C08">
      <w:pPr>
        <w:pStyle w:val="Ttulo2"/>
        <w:rPr>
          <w:ins w:id="612" w:author="Délcio Raúl" w:date="2026-05-19T00:41:00Z" w16du:dateUtc="2026-05-18T23:41:00Z"/>
          <w:lang w:val="pt-AO"/>
        </w:rPr>
        <w:pPrChange w:id="613" w:author="Délcio Raúl" w:date="2026-05-19T00:43:00Z" w16du:dateUtc="2026-05-18T23:43:00Z">
          <w:pPr>
            <w:pStyle w:val="PargrafodaLista"/>
            <w:numPr>
              <w:ilvl w:val="1"/>
              <w:numId w:val="36"/>
            </w:numPr>
            <w:spacing w:after="0" w:line="360" w:lineRule="auto"/>
            <w:ind w:hanging="720"/>
            <w:outlineLvl w:val="1"/>
          </w:pPr>
        </w:pPrChange>
      </w:pPr>
      <w:bookmarkStart w:id="614" w:name="_Toc230102880"/>
      <w:ins w:id="615" w:author="Délcio Raúl" w:date="2026-05-19T00:41:00Z" w16du:dateUtc="2026-05-18T23:41:00Z">
        <w:r w:rsidRPr="00F1748A">
          <w:rPr>
            <w:lang w:val="pt-AO"/>
          </w:rPr>
          <w:t>1.2. Gestão de Atendimento e Segmentação de Clientes</w:t>
        </w:r>
        <w:bookmarkEnd w:id="614"/>
      </w:ins>
    </w:p>
    <w:p w14:paraId="75099376" w14:textId="77777777" w:rsidR="00260C08" w:rsidRPr="00260C08" w:rsidRDefault="00260C08">
      <w:pPr>
        <w:rPr>
          <w:ins w:id="616" w:author="Délcio Raúl" w:date="2026-05-19T00:41:00Z" w16du:dateUtc="2026-05-18T23:41:00Z"/>
          <w:lang w:val="pt-AO"/>
        </w:rPr>
        <w:pPrChange w:id="617" w:author="Délcio Raúl" w:date="2026-05-19T00:43:00Z" w16du:dateUtc="2026-05-18T23:43:00Z">
          <w:pPr>
            <w:pStyle w:val="PargrafodaLista"/>
            <w:numPr>
              <w:ilvl w:val="1"/>
              <w:numId w:val="36"/>
            </w:numPr>
            <w:spacing w:after="0" w:line="360" w:lineRule="auto"/>
            <w:ind w:hanging="720"/>
            <w:outlineLvl w:val="1"/>
          </w:pPr>
        </w:pPrChange>
      </w:pPr>
      <w:ins w:id="618" w:author="Délcio Raúl" w:date="2026-05-19T00:41:00Z" w16du:dateUtc="2026-05-18T23:41:00Z">
        <w:r w:rsidRPr="00260C08">
          <w:rPr>
            <w:lang w:val="pt-AO"/>
          </w:rPr>
          <w:t>A ENDE-EP opera com dois modelos de faturação distintos: o regime pré-pago e o regime pós-pago. Cada modelo exige processos de atendimento, acompanhamento e suporte específicos. Buttle e Maklan (2019) destacam que uma gestão eficaz de relacionamento com o cliente (CRM) depende da segmentação clara dos perfis de consumo e da criação de jornadas de serviço personalizadas. Quando os sistemas não diferenciam adequadamente estas necessidades, surgem redundâncias e falhas de comunicação.</w:t>
        </w:r>
      </w:ins>
    </w:p>
    <w:p w14:paraId="0B6B0165" w14:textId="77777777" w:rsidR="00260C08" w:rsidRPr="00260C08" w:rsidRDefault="00260C08">
      <w:pPr>
        <w:rPr>
          <w:ins w:id="619" w:author="Délcio Raúl" w:date="2026-05-19T00:41:00Z" w16du:dateUtc="2026-05-18T23:41:00Z"/>
          <w:lang w:val="pt-AO"/>
        </w:rPr>
        <w:pPrChange w:id="620" w:author="Délcio Raúl" w:date="2026-05-19T00:43:00Z" w16du:dateUtc="2026-05-18T23:43:00Z">
          <w:pPr>
            <w:pStyle w:val="PargrafodaLista"/>
            <w:numPr>
              <w:ilvl w:val="1"/>
              <w:numId w:val="36"/>
            </w:numPr>
            <w:spacing w:after="0" w:line="360" w:lineRule="auto"/>
            <w:ind w:hanging="720"/>
            <w:outlineLvl w:val="1"/>
          </w:pPr>
        </w:pPrChange>
      </w:pPr>
      <w:ins w:id="621" w:author="Délcio Raúl" w:date="2026-05-19T00:41:00Z" w16du:dateUtc="2026-05-18T23:41:00Z">
        <w:r w:rsidRPr="00260C08">
          <w:rPr>
            <w:lang w:val="pt-AO"/>
          </w:rPr>
          <w:t>Uma plataforma unificada deve, portanto, tratar os dois regimes sob a mesma arquitetura, mas com regras de negócio isoladas. Para o cliente pré-pago, a prioridade recai sobre a consulta de saldo e validação imediata de transações. Para o cliente pós-pago, o foco desloca-se para a emissão de faturas e gestão de prazos de pagamento. A centralização destas funcionalidades numa única interface reduz a dependência de balcões físicos, alinhando-se com os princípios de eficiência operacional descritos por Sommerville (2016).</w:t>
        </w:r>
      </w:ins>
    </w:p>
    <w:p w14:paraId="232125FB" w14:textId="77777777" w:rsidR="00260C08" w:rsidRPr="00260C08" w:rsidRDefault="00260C08">
      <w:pPr>
        <w:pStyle w:val="Ttulo2"/>
        <w:rPr>
          <w:ins w:id="622" w:author="Délcio Raúl" w:date="2026-05-19T00:41:00Z" w16du:dateUtc="2026-05-18T23:41:00Z"/>
          <w:lang w:val="pt-AO"/>
        </w:rPr>
        <w:pPrChange w:id="623" w:author="Délcio Raúl" w:date="2026-05-19T00:44:00Z" w16du:dateUtc="2026-05-18T23:44:00Z">
          <w:pPr>
            <w:pStyle w:val="PargrafodaLista"/>
            <w:numPr>
              <w:ilvl w:val="1"/>
              <w:numId w:val="36"/>
            </w:numPr>
            <w:spacing w:after="0" w:line="360" w:lineRule="auto"/>
            <w:ind w:hanging="720"/>
            <w:outlineLvl w:val="1"/>
          </w:pPr>
        </w:pPrChange>
      </w:pPr>
      <w:bookmarkStart w:id="624" w:name="_Toc230102881"/>
      <w:ins w:id="625" w:author="Délcio Raúl" w:date="2026-05-19T00:41:00Z" w16du:dateUtc="2026-05-18T23:41:00Z">
        <w:r w:rsidRPr="00260C08">
          <w:rPr>
            <w:lang w:val="pt-AO"/>
          </w:rPr>
          <w:t>1.3. Engenharia de Software e o Framework Django</w:t>
        </w:r>
        <w:bookmarkEnd w:id="624"/>
      </w:ins>
    </w:p>
    <w:p w14:paraId="49BAE10E" w14:textId="77777777" w:rsidR="00260C08" w:rsidRPr="00260C08" w:rsidRDefault="00260C08">
      <w:pPr>
        <w:rPr>
          <w:ins w:id="626" w:author="Délcio Raúl" w:date="2026-05-19T00:41:00Z" w16du:dateUtc="2026-05-18T23:41:00Z"/>
          <w:lang w:val="pt-AO"/>
        </w:rPr>
        <w:pPrChange w:id="627" w:author="Délcio Raúl" w:date="2026-05-19T00:44:00Z" w16du:dateUtc="2026-05-18T23:44:00Z">
          <w:pPr>
            <w:pStyle w:val="PargrafodaLista"/>
            <w:numPr>
              <w:ilvl w:val="1"/>
              <w:numId w:val="36"/>
            </w:numPr>
            <w:spacing w:after="0" w:line="360" w:lineRule="auto"/>
            <w:ind w:hanging="720"/>
            <w:outlineLvl w:val="1"/>
          </w:pPr>
        </w:pPrChange>
      </w:pPr>
      <w:ins w:id="628" w:author="Délcio Raúl" w:date="2026-05-19T00:41:00Z" w16du:dateUtc="2026-05-18T23:41:00Z">
        <w:r w:rsidRPr="00260C08">
          <w:rPr>
            <w:lang w:val="pt-AO"/>
          </w:rPr>
          <w:t>O desenvolvimento de uma aplicação institucional exige métodos estruturados que garantam qualidade e manutenibilidade. Sommerville (2016) reforça que a engenharia de software deve fornecer um ciclo de vida claro, desde a análise de requisitos até à implementação e teste, assegurando que o produto final seja robusto e adequado ao contexto de utilização.</w:t>
        </w:r>
      </w:ins>
    </w:p>
    <w:p w14:paraId="2158ABE2" w14:textId="77777777" w:rsidR="00260C08" w:rsidRPr="00260C08" w:rsidRDefault="00260C08">
      <w:pPr>
        <w:rPr>
          <w:ins w:id="629" w:author="Délcio Raúl" w:date="2026-05-19T00:41:00Z" w16du:dateUtc="2026-05-18T23:41:00Z"/>
          <w:lang w:val="pt-AO"/>
        </w:rPr>
        <w:pPrChange w:id="630" w:author="Délcio Raúl" w:date="2026-05-19T00:44:00Z" w16du:dateUtc="2026-05-18T23:44:00Z">
          <w:pPr>
            <w:pStyle w:val="PargrafodaLista"/>
            <w:numPr>
              <w:ilvl w:val="1"/>
              <w:numId w:val="36"/>
            </w:numPr>
            <w:spacing w:after="0" w:line="360" w:lineRule="auto"/>
            <w:ind w:hanging="720"/>
            <w:outlineLvl w:val="1"/>
          </w:pPr>
        </w:pPrChange>
      </w:pPr>
      <w:ins w:id="631" w:author="Délcio Raúl" w:date="2026-05-19T00:41:00Z" w16du:dateUtc="2026-05-18T23:41:00Z">
        <w:r w:rsidRPr="00260C08">
          <w:rPr>
            <w:lang w:val="pt-AO"/>
          </w:rPr>
          <w:t>Neste projeto, a escolha do Django como framework de desenvolvimento justifica-se pela sua arquitetura MVT (Model-View-Template). Vincent (2022) explica que o Django foi concebido para ambientes de produção, oferecendo funcionalidades nativas como gestão de autenticação, administração integrada e um ORM que simplifica a interação com a base de dados. Esta abordagem reduz a complexidade de configuração e garante que o código permaneça organizado, fatores essenciais para um trabalho académico com aplicação prática.</w:t>
        </w:r>
      </w:ins>
    </w:p>
    <w:p w14:paraId="61C6AFC0" w14:textId="77777777" w:rsidR="00260C08" w:rsidRPr="00260C08" w:rsidRDefault="00260C08">
      <w:pPr>
        <w:pStyle w:val="Ttulo2"/>
        <w:rPr>
          <w:ins w:id="632" w:author="Délcio Raúl" w:date="2026-05-19T00:41:00Z" w16du:dateUtc="2026-05-18T23:41:00Z"/>
          <w:lang w:val="pt-AO"/>
        </w:rPr>
        <w:pPrChange w:id="633" w:author="Délcio Raúl" w:date="2026-05-19T00:44:00Z" w16du:dateUtc="2026-05-18T23:44:00Z">
          <w:pPr>
            <w:pStyle w:val="PargrafodaLista"/>
            <w:numPr>
              <w:ilvl w:val="1"/>
              <w:numId w:val="36"/>
            </w:numPr>
            <w:spacing w:after="0" w:line="360" w:lineRule="auto"/>
            <w:ind w:hanging="720"/>
            <w:outlineLvl w:val="1"/>
          </w:pPr>
        </w:pPrChange>
      </w:pPr>
      <w:bookmarkStart w:id="634" w:name="_Toc230102882"/>
      <w:ins w:id="635" w:author="Délcio Raúl" w:date="2026-05-19T00:41:00Z" w16du:dateUtc="2026-05-18T23:41:00Z">
        <w:r w:rsidRPr="00260C08">
          <w:rPr>
            <w:lang w:val="pt-AO"/>
          </w:rPr>
          <w:t>1.4. Segurança e Persistência de Dados Relacionais</w:t>
        </w:r>
        <w:bookmarkEnd w:id="634"/>
      </w:ins>
    </w:p>
    <w:p w14:paraId="1E5150DD" w14:textId="77777777" w:rsidR="00260C08" w:rsidRPr="00260C08" w:rsidRDefault="00260C08">
      <w:pPr>
        <w:rPr>
          <w:ins w:id="636" w:author="Délcio Raúl" w:date="2026-05-19T00:41:00Z" w16du:dateUtc="2026-05-18T23:41:00Z"/>
          <w:lang w:val="pt-AO"/>
        </w:rPr>
        <w:pPrChange w:id="637" w:author="Délcio Raúl" w:date="2026-05-19T00:44:00Z" w16du:dateUtc="2026-05-18T23:44:00Z">
          <w:pPr>
            <w:pStyle w:val="PargrafodaLista"/>
            <w:numPr>
              <w:ilvl w:val="1"/>
              <w:numId w:val="36"/>
            </w:numPr>
            <w:spacing w:after="0" w:line="360" w:lineRule="auto"/>
            <w:ind w:hanging="720"/>
            <w:outlineLvl w:val="1"/>
          </w:pPr>
        </w:pPrChange>
      </w:pPr>
      <w:ins w:id="638" w:author="Délcio Raúl" w:date="2026-05-19T00:41:00Z" w16du:dateUtc="2026-05-18T23:41:00Z">
        <w:r w:rsidRPr="00260C08">
          <w:rPr>
            <w:lang w:val="pt-AO"/>
          </w:rPr>
          <w:t xml:space="preserve">Plataformas que processam pagamentos e registos de clientes exigem mecanismos de proteção rigorosos. Stafford (2020) salienta que a segurança em aplicações web não deve ser tratada como um módulo isolado, mas integrada em todas as camadas do sistema, com especial </w:t>
        </w:r>
        <w:r w:rsidRPr="00260C08">
          <w:rPr>
            <w:lang w:val="pt-AO"/>
          </w:rPr>
          <w:lastRenderedPageBreak/>
          <w:t>atenção à prevenção de vulnerabilidades como injeção de SQL e XSS. O Django incorpora nativamente proteções contra estas ameaças, validando automaticamente entradas de dados.</w:t>
        </w:r>
      </w:ins>
    </w:p>
    <w:p w14:paraId="3097E848" w14:textId="77777777" w:rsidR="00260C08" w:rsidRPr="00260C08" w:rsidRDefault="00260C08">
      <w:pPr>
        <w:rPr>
          <w:ins w:id="639" w:author="Délcio Raúl" w:date="2026-05-19T00:41:00Z" w16du:dateUtc="2026-05-18T23:41:00Z"/>
          <w:lang w:val="pt-AO"/>
        </w:rPr>
        <w:pPrChange w:id="640" w:author="Délcio Raúl" w:date="2026-05-19T00:44:00Z" w16du:dateUtc="2026-05-18T23:44:00Z">
          <w:pPr>
            <w:pStyle w:val="PargrafodaLista"/>
            <w:numPr>
              <w:ilvl w:val="1"/>
              <w:numId w:val="36"/>
            </w:numPr>
            <w:spacing w:after="0" w:line="360" w:lineRule="auto"/>
            <w:ind w:hanging="720"/>
            <w:outlineLvl w:val="1"/>
          </w:pPr>
        </w:pPrChange>
      </w:pPr>
      <w:ins w:id="641" w:author="Délcio Raúl" w:date="2026-05-19T00:41:00Z" w16du:dateUtc="2026-05-18T23:41:00Z">
        <w:r w:rsidRPr="00260C08">
          <w:rPr>
            <w:lang w:val="pt-AO"/>
          </w:rPr>
          <w:t>A camada de persistência foi desenhada com PostgreSQL. Elmasri e Navathe (2016) explicam que bases de dados relacionais garantem integridade transacional através das propriedades ACID, assegurando que operações financeiras sejam completadas ou revertidas na totalidade. A documentação oficial do PostgreSQL (PostgreSQL Global Development Group, 2023) confirma ainda a sua capacidade de escalabilidade e integração otimizada com o ORM do Django, tornando-o a escolha técnica mais adequada para garantir consistência nos registos de faturas e saldos.</w:t>
        </w:r>
      </w:ins>
    </w:p>
    <w:p w14:paraId="4EB6DC42" w14:textId="77777777" w:rsidR="00260C08" w:rsidRPr="00260C08" w:rsidRDefault="00260C08">
      <w:pPr>
        <w:pStyle w:val="Ttulo2"/>
        <w:rPr>
          <w:ins w:id="642" w:author="Délcio Raúl" w:date="2026-05-19T00:41:00Z" w16du:dateUtc="2026-05-18T23:41:00Z"/>
          <w:lang w:val="pt-AO"/>
        </w:rPr>
        <w:pPrChange w:id="643" w:author="Délcio Raúl" w:date="2026-05-19T00:44:00Z" w16du:dateUtc="2026-05-18T23:44:00Z">
          <w:pPr>
            <w:pStyle w:val="PargrafodaLista"/>
            <w:numPr>
              <w:ilvl w:val="1"/>
              <w:numId w:val="36"/>
            </w:numPr>
            <w:spacing w:after="0" w:line="360" w:lineRule="auto"/>
            <w:ind w:hanging="720"/>
            <w:outlineLvl w:val="1"/>
          </w:pPr>
        </w:pPrChange>
      </w:pPr>
      <w:bookmarkStart w:id="644" w:name="_Toc230102883"/>
      <w:ins w:id="645" w:author="Délcio Raúl" w:date="2026-05-19T00:41:00Z" w16du:dateUtc="2026-05-18T23:41:00Z">
        <w:r w:rsidRPr="00260C08">
          <w:rPr>
            <w:lang w:val="pt-AO"/>
          </w:rPr>
          <w:t>1.5. Experiência do Utilizador e Metodologias de Desenvolvimento</w:t>
        </w:r>
        <w:bookmarkEnd w:id="644"/>
      </w:ins>
    </w:p>
    <w:p w14:paraId="582CC277" w14:textId="77777777" w:rsidR="00260C08" w:rsidRPr="00260C08" w:rsidRDefault="00260C08">
      <w:pPr>
        <w:rPr>
          <w:ins w:id="646" w:author="Délcio Raúl" w:date="2026-05-19T00:41:00Z" w16du:dateUtc="2026-05-18T23:41:00Z"/>
          <w:lang w:val="pt-AO"/>
        </w:rPr>
        <w:pPrChange w:id="647" w:author="Délcio Raúl" w:date="2026-05-19T00:44:00Z" w16du:dateUtc="2026-05-18T23:44:00Z">
          <w:pPr>
            <w:pStyle w:val="PargrafodaLista"/>
            <w:numPr>
              <w:ilvl w:val="1"/>
              <w:numId w:val="36"/>
            </w:numPr>
            <w:spacing w:after="0" w:line="360" w:lineRule="auto"/>
            <w:ind w:hanging="720"/>
            <w:outlineLvl w:val="1"/>
          </w:pPr>
        </w:pPrChange>
      </w:pPr>
      <w:ins w:id="648" w:author="Délcio Raúl" w:date="2026-05-19T00:41:00Z" w16du:dateUtc="2026-05-18T23:41:00Z">
        <w:r w:rsidRPr="00260C08">
          <w:rPr>
            <w:lang w:val="pt-AO"/>
          </w:rPr>
          <w:t>A eficácia de uma plataforma web depende diretamente da clareza da sua interface. Thornton (2021) demonstra que o Bootstrap 5 oferece um sistema de grelha flexível e componentes pré-estilizados que permitem criar layouts responsivos sem depender de frameworks JavaScript complexos. Esta escolha mantém a aplicação leve e de fácil manutenção, alinhando-se perfeitamente com os templates nativos do Django.</w:t>
        </w:r>
      </w:ins>
    </w:p>
    <w:p w14:paraId="482D3E0D" w14:textId="77777777" w:rsidR="00260C08" w:rsidRPr="00260C08" w:rsidRDefault="00260C08">
      <w:pPr>
        <w:rPr>
          <w:ins w:id="649" w:author="Délcio Raúl" w:date="2026-05-19T00:41:00Z" w16du:dateUtc="2026-05-18T23:41:00Z"/>
          <w:lang w:val="pt-AO"/>
        </w:rPr>
        <w:pPrChange w:id="650" w:author="Délcio Raúl" w:date="2026-05-19T00:44:00Z" w16du:dateUtc="2026-05-18T23:44:00Z">
          <w:pPr>
            <w:pStyle w:val="PargrafodaLista"/>
            <w:numPr>
              <w:ilvl w:val="1"/>
              <w:numId w:val="36"/>
            </w:numPr>
            <w:spacing w:after="0" w:line="360" w:lineRule="auto"/>
            <w:ind w:hanging="720"/>
            <w:outlineLvl w:val="1"/>
          </w:pPr>
        </w:pPrChange>
      </w:pPr>
      <w:ins w:id="651" w:author="Délcio Raúl" w:date="2026-05-19T00:41:00Z" w16du:dateUtc="2026-05-18T23:41:00Z">
        <w:r w:rsidRPr="00260C08">
          <w:rPr>
            <w:lang w:val="pt-AO"/>
          </w:rPr>
          <w:t>A estruturação da experiência do utilizador segue os princípios de design centrado no utilizador descritos por Garrett (2011), que divide a interface em cinco planos estratégicos: desde os objetivos de negócio até à apresentação visual. No contexto da ENDE-EP, isto traduz-se em menus intuitivos e fluxos de pagamento simplificados.</w:t>
        </w:r>
      </w:ins>
    </w:p>
    <w:p w14:paraId="3B40DE4E" w14:textId="0AB24501" w:rsidR="001878C5" w:rsidRPr="001878C5" w:rsidDel="00670A8B" w:rsidRDefault="00260C08">
      <w:pPr>
        <w:rPr>
          <w:del w:id="652" w:author="Délcio Raúl" w:date="2026-05-18T23:56:00Z" w16du:dateUtc="2026-05-18T22:56:00Z"/>
        </w:rPr>
        <w:pPrChange w:id="653" w:author="Délcio Raúl" w:date="2026-05-19T00:44:00Z" w16du:dateUtc="2026-05-18T23:44:00Z">
          <w:pPr>
            <w:pStyle w:val="Ttulo2"/>
          </w:pPr>
        </w:pPrChange>
      </w:pPr>
      <w:ins w:id="654" w:author="Délcio Raúl" w:date="2026-05-19T00:41:00Z" w16du:dateUtc="2026-05-18T23:41:00Z">
        <w:r w:rsidRPr="00260C08">
          <w:rPr>
            <w:lang w:val="pt-AO"/>
          </w:rPr>
          <w:t>O desenvolvimento da plataforma seguiu práticas iterativas inspiradas na Programação Extrema (XP), conforme descrito por Beck e Andres (2004), que defendem ciclos curtos de desenvolvimento e teste contínuo. Esta abordagem permitiu ajustar funcionalidades durante a implementação e garantir que cada módulo fosse testado antes de integrar a versão final.</w:t>
        </w:r>
      </w:ins>
      <w:del w:id="655" w:author="Délcio Raúl" w:date="2026-05-18T23:56:00Z" w16du:dateUtc="2026-05-18T22:56:00Z">
        <w:r w:rsidR="001878C5" w:rsidDel="00670A8B">
          <w:delText xml:space="preserve">1.1 </w:delText>
        </w:r>
        <w:r w:rsidR="00ED0D90" w:rsidDel="00670A8B">
          <w:delText>Sistema e sistemas WEB</w:delText>
        </w:r>
      </w:del>
    </w:p>
    <w:p w14:paraId="429D1B6C" w14:textId="3A8DA1D4" w:rsidR="001878C5" w:rsidRPr="001878C5" w:rsidDel="00670A8B" w:rsidRDefault="001878C5">
      <w:pPr>
        <w:rPr>
          <w:del w:id="656" w:author="Délcio Raúl" w:date="2026-05-18T23:56:00Z" w16du:dateUtc="2026-05-18T22:56:00Z"/>
        </w:rPr>
        <w:pPrChange w:id="657" w:author="Délcio Raúl" w:date="2026-05-19T00:44:00Z" w16du:dateUtc="2026-05-18T23:44:00Z">
          <w:pPr>
            <w:pStyle w:val="Ttulo3"/>
          </w:pPr>
        </w:pPrChange>
      </w:pPr>
      <w:del w:id="658" w:author="Délcio Raúl" w:date="2026-05-18T23:56:00Z" w16du:dateUtc="2026-05-18T22:56:00Z">
        <w:r w:rsidRPr="001878C5" w:rsidDel="00670A8B">
          <w:delText>1.1.1. Conceito de Sistema</w:delText>
        </w:r>
      </w:del>
    </w:p>
    <w:p w14:paraId="2031C3D8" w14:textId="142AD879" w:rsidR="001878C5" w:rsidRPr="001878C5" w:rsidDel="00670A8B" w:rsidRDefault="001878C5">
      <w:pPr>
        <w:jc w:val="left"/>
        <w:rPr>
          <w:del w:id="659" w:author="Délcio Raúl" w:date="2026-05-18T23:56:00Z" w16du:dateUtc="2026-05-18T22:56:00Z"/>
          <w:rFonts w:eastAsia="Times New Roman"/>
          <w:bCs/>
          <w:color w:val="000000"/>
          <w:lang w:eastAsia="pt-PT"/>
        </w:rPr>
        <w:pPrChange w:id="660" w:author="Délcio Raúl" w:date="2026-05-19T00:44:00Z" w16du:dateUtc="2026-05-18T23:44:00Z">
          <w:pPr>
            <w:ind w:firstLine="0"/>
          </w:pPr>
        </w:pPrChange>
      </w:pPr>
      <w:del w:id="661" w:author="Délcio Raúl" w:date="2026-05-18T23:56:00Z" w16du:dateUtc="2026-05-18T22:56:00Z">
        <w:r w:rsidRPr="001878C5" w:rsidDel="00670A8B">
          <w:rPr>
            <w:rFonts w:eastAsia="Times New Roman"/>
            <w:bCs/>
            <w:color w:val="000000"/>
            <w:lang w:eastAsia="pt-PT"/>
          </w:rPr>
          <w:delText>A compreensão do conceito de sistema é fundamental para o desenvolvimento e otimização de plataformas web aplicadas à gestão de atendimento e pagamentos, especialmente em contextos complexos como o de serviços públicos. Segundo Pressman (2016), um sistema pode ser definido como um conjunto de elementos inter-relacionados que atuam em conjunto para alcançar um objetivo comum. Esta definição destaca a importância da interdependência entre componentes para o funcionamento eficaz do sistema.</w:delText>
        </w:r>
      </w:del>
    </w:p>
    <w:p w14:paraId="3033057E" w14:textId="26E53A30" w:rsidR="001878C5" w:rsidRPr="001878C5" w:rsidDel="00670A8B" w:rsidRDefault="001878C5">
      <w:pPr>
        <w:jc w:val="left"/>
        <w:rPr>
          <w:del w:id="662" w:author="Délcio Raúl" w:date="2026-05-18T23:56:00Z" w16du:dateUtc="2026-05-18T22:56:00Z"/>
          <w:rFonts w:eastAsia="Times New Roman"/>
          <w:bCs/>
          <w:color w:val="000000"/>
          <w:lang w:eastAsia="pt-PT"/>
        </w:rPr>
        <w:pPrChange w:id="663" w:author="Délcio Raúl" w:date="2026-05-19T00:44:00Z" w16du:dateUtc="2026-05-18T23:44:00Z">
          <w:pPr>
            <w:ind w:firstLine="0"/>
          </w:pPr>
        </w:pPrChange>
      </w:pPr>
      <w:del w:id="664" w:author="Délcio Raúl" w:date="2026-05-18T23:56:00Z" w16du:dateUtc="2026-05-18T22:56:00Z">
        <w:r w:rsidRPr="001878C5" w:rsidDel="00670A8B">
          <w:rPr>
            <w:rFonts w:eastAsia="Times New Roman"/>
            <w:bCs/>
            <w:color w:val="000000"/>
            <w:lang w:eastAsia="pt-PT"/>
          </w:rPr>
          <w:delText>Complementando essa visão, Sommerville (2015) afirma que sistemas são entidades compostas por hardware, software, pessoas, processos e dados, cuja integração e coordenação permitem a realização de tarefas específicas. Tal definição amplia o escopo tradicional de sistemas para além do mero software, incluindo aspectos organizacionais e humanos, essenciais para o contexto da gestão de serviços públicos.</w:delText>
        </w:r>
      </w:del>
    </w:p>
    <w:p w14:paraId="30668C50" w14:textId="767D8215" w:rsidR="001878C5" w:rsidRPr="001878C5" w:rsidDel="00670A8B" w:rsidRDefault="001878C5">
      <w:pPr>
        <w:jc w:val="left"/>
        <w:rPr>
          <w:del w:id="665" w:author="Délcio Raúl" w:date="2026-05-18T23:56:00Z" w16du:dateUtc="2026-05-18T22:56:00Z"/>
          <w:rFonts w:eastAsia="Times New Roman"/>
          <w:bCs/>
          <w:color w:val="000000"/>
          <w:lang w:eastAsia="pt-PT"/>
        </w:rPr>
        <w:pPrChange w:id="666" w:author="Délcio Raúl" w:date="2026-05-19T00:44:00Z" w16du:dateUtc="2026-05-18T23:44:00Z">
          <w:pPr>
            <w:ind w:firstLine="0"/>
          </w:pPr>
        </w:pPrChange>
      </w:pPr>
      <w:del w:id="667" w:author="Délcio Raúl" w:date="2026-05-18T23:56:00Z" w16du:dateUtc="2026-05-18T22:56:00Z">
        <w:r w:rsidRPr="001878C5" w:rsidDel="00670A8B">
          <w:rPr>
            <w:rFonts w:eastAsia="Times New Roman"/>
            <w:bCs/>
            <w:color w:val="000000"/>
            <w:lang w:eastAsia="pt-PT"/>
          </w:rPr>
          <w:delText>De acordo com Castells (2013), um sistema deve ser analisado sob a perspectiva da teoria dos sistemas, que enfatiza a dinâmica dos elementos componentes, a retroalimentação e a adaptação ao ambiente externo. Essa abordagem é particularmente relevante para entender como sistemas de atendimento e pagamento podem se ajustar às demandas variáveis dos usuários e às políticas institucionais da ENDE — Empresa Nacional de Distribuição de Energia.</w:delText>
        </w:r>
      </w:del>
    </w:p>
    <w:p w14:paraId="6921B539" w14:textId="05078063" w:rsidR="001878C5" w:rsidRPr="001878C5" w:rsidDel="00670A8B" w:rsidRDefault="001878C5">
      <w:pPr>
        <w:jc w:val="left"/>
        <w:rPr>
          <w:del w:id="668" w:author="Délcio Raúl" w:date="2026-05-18T23:56:00Z" w16du:dateUtc="2026-05-18T22:56:00Z"/>
          <w:rFonts w:eastAsia="Times New Roman"/>
          <w:bCs/>
          <w:color w:val="000000"/>
          <w:lang w:eastAsia="pt-PT"/>
        </w:rPr>
        <w:pPrChange w:id="669" w:author="Délcio Raúl" w:date="2026-05-19T00:44:00Z" w16du:dateUtc="2026-05-18T23:44:00Z">
          <w:pPr>
            <w:ind w:firstLine="0"/>
          </w:pPr>
        </w:pPrChange>
      </w:pPr>
      <w:del w:id="670" w:author="Délcio Raúl" w:date="2026-05-18T23:56:00Z" w16du:dateUtc="2026-05-18T22:56:00Z">
        <w:r w:rsidRPr="001878C5" w:rsidDel="00670A8B">
          <w:rPr>
            <w:rFonts w:eastAsia="Times New Roman"/>
            <w:bCs/>
            <w:color w:val="000000"/>
            <w:lang w:eastAsia="pt-PT"/>
          </w:rPr>
          <w:delText>Adicionalmente, Laudon e Laudon (2018) destacam que um sistema é caracterizado por sua estrutura, que compreende entradas (inputs), processos, saídas (outputs) e feedback. Essa estrutura é fundamental para a concepção de sistemas eficientes de atendimento e pagamento, onde entradas podem ser dados do cliente ou transações, processos envolvem a validação e autorização, enquanto saídas correspondem a confirmações, atualizações de saldo ou relatórios gerenciais.</w:delText>
        </w:r>
      </w:del>
    </w:p>
    <w:p w14:paraId="4D323595" w14:textId="6B7237AC" w:rsidR="001878C5" w:rsidRPr="001878C5" w:rsidDel="00670A8B" w:rsidRDefault="001878C5">
      <w:pPr>
        <w:rPr>
          <w:del w:id="671" w:author="Délcio Raúl" w:date="2026-05-18T23:57:00Z" w16du:dateUtc="2026-05-18T22:57:00Z"/>
        </w:rPr>
        <w:pPrChange w:id="672" w:author="Délcio Raúl" w:date="2026-05-19T00:44:00Z" w16du:dateUtc="2026-05-18T23:44:00Z">
          <w:pPr>
            <w:pStyle w:val="Ttulo3"/>
          </w:pPr>
        </w:pPrChange>
      </w:pPr>
      <w:del w:id="673" w:author="Délcio Raúl" w:date="2026-05-18T23:57:00Z" w16du:dateUtc="2026-05-18T22:57:00Z">
        <w:r w:rsidRPr="001878C5" w:rsidDel="00670A8B">
          <w:delText>1.1.2. Sistemas Web na Gestão de Serviços Públicos</w:delText>
        </w:r>
      </w:del>
    </w:p>
    <w:p w14:paraId="1A3E61DC" w14:textId="716A9228" w:rsidR="001878C5" w:rsidRPr="001878C5" w:rsidDel="00670A8B" w:rsidRDefault="001878C5">
      <w:pPr>
        <w:jc w:val="left"/>
        <w:rPr>
          <w:del w:id="674" w:author="Délcio Raúl" w:date="2026-05-18T23:57:00Z" w16du:dateUtc="2026-05-18T22:57:00Z"/>
          <w:rFonts w:eastAsia="Times New Roman"/>
          <w:bCs/>
          <w:color w:val="000000"/>
          <w:lang w:eastAsia="pt-PT"/>
        </w:rPr>
        <w:pPrChange w:id="675" w:author="Délcio Raúl" w:date="2026-05-19T00:44:00Z" w16du:dateUtc="2026-05-18T23:44:00Z">
          <w:pPr>
            <w:ind w:firstLine="0"/>
          </w:pPr>
        </w:pPrChange>
      </w:pPr>
      <w:del w:id="676" w:author="Délcio Raúl" w:date="2026-05-18T23:57:00Z" w16du:dateUtc="2026-05-18T22:57:00Z">
        <w:r w:rsidRPr="001878C5" w:rsidDel="00670A8B">
          <w:rPr>
            <w:rFonts w:eastAsia="Times New Roman"/>
            <w:bCs/>
            <w:color w:val="000000"/>
            <w:lang w:eastAsia="pt-PT"/>
          </w:rPr>
          <w:delText>A evolução tecnológica e a crescente demanda por serviços públicos eficientes têm impulsionado a adoção de sistemas web como ferramenta estratégica para a gestão de atendimento e pagamentos. Segundo Bass et al. (2013), sistemas web são aplicações baseadas na arquitetura cliente-servidor, acessadas via navegadores, que proporcionam interoperabilidade, escalabilidade e facilidade de manutenção, aspectos cruciais para ambientes de alta complexidade e volume transacional, como o da ENDE.</w:delText>
        </w:r>
      </w:del>
    </w:p>
    <w:p w14:paraId="663CE865" w14:textId="67AD8EE9" w:rsidR="001878C5" w:rsidRPr="001878C5" w:rsidDel="00670A8B" w:rsidRDefault="001878C5">
      <w:pPr>
        <w:jc w:val="left"/>
        <w:rPr>
          <w:del w:id="677" w:author="Délcio Raúl" w:date="2026-05-18T23:57:00Z" w16du:dateUtc="2026-05-18T22:57:00Z"/>
          <w:rFonts w:eastAsia="Times New Roman"/>
          <w:bCs/>
          <w:color w:val="000000"/>
          <w:lang w:eastAsia="pt-PT"/>
        </w:rPr>
        <w:pPrChange w:id="678" w:author="Délcio Raúl" w:date="2026-05-19T00:44:00Z" w16du:dateUtc="2026-05-18T23:44:00Z">
          <w:pPr>
            <w:ind w:firstLine="0"/>
          </w:pPr>
        </w:pPrChange>
      </w:pPr>
      <w:del w:id="679" w:author="Délcio Raúl" w:date="2026-05-18T23:57:00Z" w16du:dateUtc="2026-05-18T22:57:00Z">
        <w:r w:rsidRPr="001878C5" w:rsidDel="00670A8B">
          <w:rPr>
            <w:rFonts w:eastAsia="Times New Roman"/>
            <w:bCs/>
            <w:color w:val="000000"/>
            <w:lang w:eastAsia="pt-PT"/>
          </w:rPr>
          <w:delText>De acordo com Pressman (2016), a utilização de sistemas web na gestão pública permite a automatização de processos, redução de erros humanos e incremento na transparência e acessibilidade dos serviços, fatores que contribuem para a melhoria da satisfação do usuário e para a otimização dos recursos organizacionais. Neste contexto, sistemas web funcionam como plataformas integradoras que conectam diversos módulos de atendimento, faturamento, controle financeiro e suporte ao cliente.</w:delText>
        </w:r>
      </w:del>
    </w:p>
    <w:p w14:paraId="49AC62BA" w14:textId="0E55B118" w:rsidR="001878C5" w:rsidRPr="001878C5" w:rsidDel="00670A8B" w:rsidRDefault="001878C5">
      <w:pPr>
        <w:jc w:val="left"/>
        <w:rPr>
          <w:del w:id="680" w:author="Délcio Raúl" w:date="2026-05-18T23:57:00Z" w16du:dateUtc="2026-05-18T22:57:00Z"/>
          <w:rFonts w:eastAsia="Times New Roman"/>
          <w:bCs/>
          <w:color w:val="000000"/>
          <w:lang w:eastAsia="pt-PT"/>
        </w:rPr>
        <w:pPrChange w:id="681" w:author="Délcio Raúl" w:date="2026-05-19T00:44:00Z" w16du:dateUtc="2026-05-18T23:44:00Z">
          <w:pPr>
            <w:ind w:firstLine="0"/>
          </w:pPr>
        </w:pPrChange>
      </w:pPr>
      <w:del w:id="682" w:author="Délcio Raúl" w:date="2026-05-18T23:57:00Z" w16du:dateUtc="2026-05-18T22:57:00Z">
        <w:r w:rsidRPr="001878C5" w:rsidDel="00670A8B">
          <w:rPr>
            <w:rFonts w:eastAsia="Times New Roman"/>
            <w:bCs/>
            <w:color w:val="000000"/>
            <w:lang w:eastAsia="pt-PT"/>
          </w:rPr>
          <w:delText>Sommerville (2015) enfatiza que sistemas web adotam tecnologias como HTTP, HTML, CSS, JavaScript, além de frameworks backend que garantem a robustez e a segurança necessárias para transações financeiras e gestão de dados sensíveis. A segurança é um aspecto crítico, conforme destaca Stallings (2017), que defende a implementação de mecanismos como criptografia, autenticação multifatorial e controle de acesso rigoroso para garantir a integridade e confidencialidade das informações em plataformas públicas.</w:delText>
        </w:r>
      </w:del>
    </w:p>
    <w:p w14:paraId="755452F5" w14:textId="72E7B4B3" w:rsidR="001878C5" w:rsidRPr="001878C5" w:rsidDel="00670A8B" w:rsidRDefault="001878C5">
      <w:pPr>
        <w:jc w:val="left"/>
        <w:rPr>
          <w:del w:id="683" w:author="Délcio Raúl" w:date="2026-05-18T23:57:00Z" w16du:dateUtc="2026-05-18T22:57:00Z"/>
          <w:rFonts w:eastAsia="Times New Roman"/>
          <w:bCs/>
          <w:color w:val="000000"/>
          <w:lang w:eastAsia="pt-PT"/>
        </w:rPr>
        <w:pPrChange w:id="684" w:author="Délcio Raúl" w:date="2026-05-19T00:44:00Z" w16du:dateUtc="2026-05-18T23:44:00Z">
          <w:pPr>
            <w:ind w:firstLine="0"/>
          </w:pPr>
        </w:pPrChange>
      </w:pPr>
      <w:del w:id="685" w:author="Délcio Raúl" w:date="2026-05-18T23:57:00Z" w16du:dateUtc="2026-05-18T22:57:00Z">
        <w:r w:rsidRPr="001878C5" w:rsidDel="00670A8B">
          <w:rPr>
            <w:rFonts w:eastAsia="Times New Roman"/>
            <w:bCs/>
            <w:color w:val="000000"/>
            <w:lang w:eastAsia="pt-PT"/>
          </w:rPr>
          <w:delText>No estudo de casos sobre a implementação de sistemas web em serviços públicos, Castells (2013) destaca a importância da arquitetura orientada a serviços (SOA) e da integração via APIs para permitir a comunicação entre diferentes sistemas legados e novos módulos, promovendo assim uma gestão coesa e eficiente. Essa arquitetura facilita a adaptação e expansão do sistema conforme novas necessidades surgem, um requisito essencial para sistemas de atendimento e pagamento que atendem a múltiplos perfis de clientes (pré e pós-pago).</w:delText>
        </w:r>
      </w:del>
    </w:p>
    <w:p w14:paraId="3EFF7598" w14:textId="756AA748" w:rsidR="001878C5" w:rsidRPr="001878C5" w:rsidDel="00670A8B" w:rsidRDefault="001878C5">
      <w:pPr>
        <w:jc w:val="left"/>
        <w:rPr>
          <w:del w:id="686" w:author="Délcio Raúl" w:date="2026-05-18T23:57:00Z" w16du:dateUtc="2026-05-18T22:57:00Z"/>
          <w:rFonts w:eastAsia="Times New Roman"/>
          <w:bCs/>
          <w:color w:val="000000"/>
          <w:lang w:eastAsia="pt-PT"/>
        </w:rPr>
        <w:pPrChange w:id="687" w:author="Délcio Raúl" w:date="2026-05-19T00:44:00Z" w16du:dateUtc="2026-05-18T23:44:00Z">
          <w:pPr>
            <w:ind w:firstLine="0"/>
          </w:pPr>
        </w:pPrChange>
      </w:pPr>
      <w:del w:id="688" w:author="Délcio Raúl" w:date="2026-05-18T23:57:00Z" w16du:dateUtc="2026-05-18T22:57:00Z">
        <w:r w:rsidRPr="001878C5" w:rsidDel="00670A8B">
          <w:rPr>
            <w:rFonts w:eastAsia="Times New Roman"/>
            <w:bCs/>
            <w:color w:val="000000"/>
            <w:lang w:eastAsia="pt-PT"/>
          </w:rPr>
          <w:delText>Segundo Laudon e Laudon (2018), a adoção de sistemas web em instituições públicas deve considerar aspectos de governança de TI, alinhamento estratégico e conformidade regulatória, visando garantir que a solução tecnológica suporte adequadamente os processos de negócio e os objetivos institucionais. No contexto da ENDE, isto implica em uma plataforma que não apenas gerencie transações, mas que também promova a transparência, auditoria e conformidade com normativas setoriais.</w:delText>
        </w:r>
      </w:del>
    </w:p>
    <w:p w14:paraId="694F13F8" w14:textId="00504CEE" w:rsidR="001878C5" w:rsidRPr="001878C5" w:rsidDel="00670A8B" w:rsidRDefault="001878C5">
      <w:pPr>
        <w:jc w:val="left"/>
        <w:rPr>
          <w:del w:id="689" w:author="Délcio Raúl" w:date="2026-05-18T23:57:00Z" w16du:dateUtc="2026-05-18T22:57:00Z"/>
          <w:rFonts w:eastAsia="Times New Roman"/>
          <w:bCs/>
          <w:color w:val="000000"/>
          <w:lang w:eastAsia="pt-PT"/>
        </w:rPr>
        <w:pPrChange w:id="690" w:author="Délcio Raúl" w:date="2026-05-19T00:44:00Z" w16du:dateUtc="2026-05-18T23:44:00Z">
          <w:pPr>
            <w:ind w:firstLine="0"/>
          </w:pPr>
        </w:pPrChange>
      </w:pPr>
      <w:del w:id="691" w:author="Délcio Raúl" w:date="2026-05-18T23:57:00Z" w16du:dateUtc="2026-05-18T22:57:00Z">
        <w:r w:rsidRPr="001878C5" w:rsidDel="00670A8B">
          <w:rPr>
            <w:rFonts w:eastAsia="Times New Roman"/>
            <w:bCs/>
            <w:color w:val="000000"/>
            <w:lang w:eastAsia="pt-PT"/>
          </w:rPr>
          <w:delText>Bass et al. (2013) também ressaltam que a experiência do usuário (UX) em sistemas web para serviços públicos deve ser otimizada para facilitar o acesso e a utilização por diferentes perfis de clientes, incluindo aqueles com baixa familiaridade tecnológica. Isso implica na adoção de interfaces intuitivas, responsivas e acessíveis, que minimizem a necessidade de suporte presencial e promovam a autoatendimento.</w:delText>
        </w:r>
      </w:del>
    </w:p>
    <w:p w14:paraId="19BE0370" w14:textId="22984B00" w:rsidR="001878C5" w:rsidRPr="001878C5" w:rsidDel="00670A8B" w:rsidRDefault="001878C5">
      <w:pPr>
        <w:jc w:val="left"/>
        <w:rPr>
          <w:del w:id="692" w:author="Délcio Raúl" w:date="2026-05-18T23:57:00Z" w16du:dateUtc="2026-05-18T22:57:00Z"/>
          <w:rFonts w:eastAsia="Times New Roman"/>
          <w:bCs/>
          <w:color w:val="000000"/>
          <w:lang w:eastAsia="pt-PT"/>
        </w:rPr>
        <w:pPrChange w:id="693" w:author="Délcio Raúl" w:date="2026-05-19T00:44:00Z" w16du:dateUtc="2026-05-18T23:44:00Z">
          <w:pPr>
            <w:ind w:firstLine="0"/>
          </w:pPr>
        </w:pPrChange>
      </w:pPr>
      <w:del w:id="694" w:author="Délcio Raúl" w:date="2026-05-18T23:57:00Z" w16du:dateUtc="2026-05-18T22:57:00Z">
        <w:r w:rsidRPr="001878C5" w:rsidDel="00670A8B">
          <w:rPr>
            <w:rFonts w:eastAsia="Times New Roman"/>
            <w:bCs/>
            <w:color w:val="000000"/>
            <w:lang w:eastAsia="pt-PT"/>
          </w:rPr>
          <w:delText>Por fim, conforme Silva (2020), a análise e melhoria contínua dos sistemas web na gestão pública devem ser orientadas por métricas de desempenho, satisfação do usuário e indicadores financeiros, possibilitando ajustes dinâmicos e alinhamento constante com as necessidades do público e os objetivos da organização. Tal abordagem contribui para a sustentabilidade e eficácia das soluções desenvolvidas.</w:delText>
        </w:r>
      </w:del>
    </w:p>
    <w:p w14:paraId="29969A35" w14:textId="113B7165" w:rsidR="001878C5" w:rsidRPr="001878C5" w:rsidDel="00260C08" w:rsidRDefault="001878C5">
      <w:pPr>
        <w:rPr>
          <w:del w:id="695" w:author="Délcio Raúl" w:date="2026-05-19T00:41:00Z" w16du:dateUtc="2026-05-18T23:41:00Z"/>
        </w:rPr>
        <w:pPrChange w:id="696" w:author="Délcio Raúl" w:date="2026-05-19T00:44:00Z" w16du:dateUtc="2026-05-18T23:44:00Z">
          <w:pPr>
            <w:pStyle w:val="Ttulo2"/>
          </w:pPr>
        </w:pPrChange>
      </w:pPr>
      <w:del w:id="697" w:author="Délcio Raúl" w:date="2026-05-19T00:41:00Z" w16du:dateUtc="2026-05-18T23:41:00Z">
        <w:r w:rsidRPr="001878C5" w:rsidDel="00260C08">
          <w:delText xml:space="preserve">1.2. </w:delText>
        </w:r>
        <w:r w:rsidR="00ED0D90" w:rsidDel="00260C08">
          <w:delText>Contexto ENDE e desafios atuais</w:delText>
        </w:r>
      </w:del>
    </w:p>
    <w:p w14:paraId="11A6B7C7" w14:textId="0B25CF0F" w:rsidR="001878C5" w:rsidRPr="001878C5" w:rsidDel="00260C08" w:rsidRDefault="001878C5">
      <w:pPr>
        <w:rPr>
          <w:del w:id="698" w:author="Délcio Raúl" w:date="2026-05-19T00:41:00Z" w16du:dateUtc="2026-05-18T23:41:00Z"/>
        </w:rPr>
        <w:pPrChange w:id="699" w:author="Délcio Raúl" w:date="2026-05-19T00:44:00Z" w16du:dateUtc="2026-05-18T23:44:00Z">
          <w:pPr>
            <w:pStyle w:val="Ttulo3"/>
          </w:pPr>
        </w:pPrChange>
      </w:pPr>
      <w:del w:id="700" w:author="Délcio Raúl" w:date="2026-05-19T00:41:00Z" w16du:dateUtc="2026-05-18T23:41:00Z">
        <w:r w:rsidRPr="001878C5" w:rsidDel="00260C08">
          <w:delText>1.2.1. O Sector Eléctrico em Angola e o Papel da ENDE</w:delText>
        </w:r>
      </w:del>
    </w:p>
    <w:p w14:paraId="43E4FC93" w14:textId="4C7EB804" w:rsidR="001878C5" w:rsidRPr="001878C5" w:rsidDel="00260C08" w:rsidRDefault="001878C5">
      <w:pPr>
        <w:jc w:val="left"/>
        <w:rPr>
          <w:del w:id="701" w:author="Délcio Raúl" w:date="2026-05-19T00:41:00Z" w16du:dateUtc="2026-05-18T23:41:00Z"/>
          <w:rFonts w:eastAsia="Times New Roman"/>
          <w:bCs/>
          <w:color w:val="000000"/>
          <w:lang w:eastAsia="pt-PT"/>
        </w:rPr>
        <w:pPrChange w:id="702" w:author="Délcio Raúl" w:date="2026-05-19T00:44:00Z" w16du:dateUtc="2026-05-18T23:44:00Z">
          <w:pPr>
            <w:ind w:firstLine="0"/>
          </w:pPr>
        </w:pPrChange>
      </w:pPr>
      <w:del w:id="703" w:author="Délcio Raúl" w:date="2026-05-19T00:41:00Z" w16du:dateUtc="2026-05-18T23:41:00Z">
        <w:r w:rsidRPr="001878C5" w:rsidDel="00260C08">
          <w:rPr>
            <w:rFonts w:eastAsia="Times New Roman"/>
            <w:bCs/>
            <w:color w:val="000000"/>
            <w:lang w:eastAsia="pt-PT"/>
          </w:rPr>
          <w:delText>O setor elétrico angolano configura-se como um segmento estratégico para o desenvolvimento socioeconômico do país, representando um elo fundamental na cadeia de infraestrutura nacional. Conforme Silva e Santos (2019), a eletrificação é um indicador direto do progresso econômico, influenciando desde a industrialização até a melhoria da qualidade de vida da população. Nesse contexto, a Empresa Nacional de Distribuição de Energia Elétrica (ENDE) assume um papel central, sendo a principal concessionária responsável pela distribuição e comercialização de energia elétrica em Angola, conforme descrito por Oliveira (2021).</w:delText>
        </w:r>
      </w:del>
    </w:p>
    <w:p w14:paraId="42BA5E7B" w14:textId="1D60CC09" w:rsidR="001878C5" w:rsidRPr="001878C5" w:rsidDel="00260C08" w:rsidRDefault="001878C5">
      <w:pPr>
        <w:jc w:val="left"/>
        <w:rPr>
          <w:del w:id="704" w:author="Délcio Raúl" w:date="2026-05-19T00:41:00Z" w16du:dateUtc="2026-05-18T23:41:00Z"/>
          <w:rFonts w:eastAsia="Times New Roman"/>
          <w:bCs/>
          <w:color w:val="000000"/>
          <w:lang w:eastAsia="pt-PT"/>
        </w:rPr>
        <w:pPrChange w:id="705" w:author="Délcio Raúl" w:date="2026-05-19T00:44:00Z" w16du:dateUtc="2026-05-18T23:44:00Z">
          <w:pPr>
            <w:ind w:firstLine="0"/>
          </w:pPr>
        </w:pPrChange>
      </w:pPr>
      <w:del w:id="706" w:author="Délcio Raúl" w:date="2026-05-19T00:41:00Z" w16du:dateUtc="2026-05-18T23:41:00Z">
        <w:r w:rsidRPr="001878C5" w:rsidDel="00260C08">
          <w:rPr>
            <w:rFonts w:eastAsia="Times New Roman"/>
            <w:bCs/>
            <w:color w:val="000000"/>
            <w:lang w:eastAsia="pt-PT"/>
          </w:rPr>
          <w:delText>A ENDE, criada para otimizar a gestão da rede elétrica em Angola, enfrenta o desafio de atender uma base de clientes diversificada, com perfis que abrangem desde consumidores residenciais até grandes indústrias. Segundo Gomes (2020), a complexidade da infraestrutura elétrica angolana está associada a fatores como a extensão territorial, a heterogeneidade do consumo e a variação sazonal da demanda, que impõem rigorosas exigências à gestão do atendimento e dos sistemas de faturamento. Castells (2010) destaca que sistemas de distribuição eficientes são pilares para a sustentabilidade energética, e sua ausência pode levar a perdas econômicas substanciais e insatisfação dos usuários.</w:delText>
        </w:r>
      </w:del>
    </w:p>
    <w:p w14:paraId="02C76EAD" w14:textId="16037424" w:rsidR="001878C5" w:rsidRPr="001878C5" w:rsidDel="00260C08" w:rsidRDefault="001878C5">
      <w:pPr>
        <w:jc w:val="left"/>
        <w:rPr>
          <w:del w:id="707" w:author="Délcio Raúl" w:date="2026-05-19T00:41:00Z" w16du:dateUtc="2026-05-18T23:41:00Z"/>
          <w:rFonts w:eastAsia="Times New Roman"/>
          <w:bCs/>
          <w:color w:val="000000"/>
          <w:lang w:eastAsia="pt-PT"/>
        </w:rPr>
        <w:pPrChange w:id="708" w:author="Délcio Raúl" w:date="2026-05-19T00:44:00Z" w16du:dateUtc="2026-05-18T23:44:00Z">
          <w:pPr>
            <w:ind w:firstLine="0"/>
          </w:pPr>
        </w:pPrChange>
      </w:pPr>
      <w:del w:id="709" w:author="Délcio Raúl" w:date="2026-05-19T00:41:00Z" w16du:dateUtc="2026-05-18T23:41:00Z">
        <w:r w:rsidRPr="001878C5" w:rsidDel="00260C08">
          <w:rPr>
            <w:rFonts w:eastAsia="Times New Roman"/>
            <w:bCs/>
            <w:color w:val="000000"/>
            <w:lang w:eastAsia="pt-PT"/>
          </w:rPr>
          <w:delText>A literatura aponta que a ENDE tem buscado modernizar suas operações por meio da incorporação de tecnologias digitais e da otimização dos processos internos. De acordo com Pressman (2016), a transformação digital em utilities requer o desenvolvimento de plataformas que possibilitem a integração entre sistemas de atendimento, faturamento e gerenciamento de clientes, reduzindo o tempo de resposta e aumentando a confiabilidade dos serviços. No entanto, essas iniciativas ainda enfrentam barreiras institucionais e tecnológicas, conforme ressalta Almeida (2022), que identificou a necessidade de maior interoperabilidade entre os sistemas legados da ENDE e novas soluções digitais.</w:delText>
        </w:r>
      </w:del>
    </w:p>
    <w:p w14:paraId="37ED9C18" w14:textId="005A13E0" w:rsidR="001878C5" w:rsidRPr="001878C5" w:rsidDel="00260C08" w:rsidRDefault="001878C5">
      <w:pPr>
        <w:rPr>
          <w:del w:id="710" w:author="Délcio Raúl" w:date="2026-05-19T00:41:00Z" w16du:dateUtc="2026-05-18T23:41:00Z"/>
        </w:rPr>
        <w:pPrChange w:id="711" w:author="Délcio Raúl" w:date="2026-05-19T00:44:00Z" w16du:dateUtc="2026-05-18T23:44:00Z">
          <w:pPr>
            <w:pStyle w:val="Ttulo3"/>
          </w:pPr>
        </w:pPrChange>
      </w:pPr>
      <w:del w:id="712" w:author="Délcio Raúl" w:date="2026-05-19T00:41:00Z" w16du:dateUtc="2026-05-18T23:41:00Z">
        <w:r w:rsidRPr="001878C5" w:rsidDel="00260C08">
          <w:delText>1.2.2. Dificuldades no Atendimento Presencial</w:delText>
        </w:r>
      </w:del>
    </w:p>
    <w:p w14:paraId="318A15DF" w14:textId="4D8EF376" w:rsidR="001878C5" w:rsidRPr="001878C5" w:rsidDel="00260C08" w:rsidRDefault="001878C5">
      <w:pPr>
        <w:jc w:val="left"/>
        <w:rPr>
          <w:del w:id="713" w:author="Délcio Raúl" w:date="2026-05-19T00:41:00Z" w16du:dateUtc="2026-05-18T23:41:00Z"/>
          <w:rFonts w:eastAsia="Times New Roman"/>
          <w:bCs/>
          <w:color w:val="000000"/>
          <w:lang w:eastAsia="pt-PT"/>
        </w:rPr>
        <w:pPrChange w:id="714" w:author="Délcio Raúl" w:date="2026-05-19T00:44:00Z" w16du:dateUtc="2026-05-18T23:44:00Z">
          <w:pPr>
            <w:ind w:firstLine="0"/>
          </w:pPr>
        </w:pPrChange>
      </w:pPr>
      <w:del w:id="715" w:author="Délcio Raúl" w:date="2026-05-19T00:41:00Z" w16du:dateUtc="2026-05-18T23:41:00Z">
        <w:r w:rsidRPr="001878C5" w:rsidDel="00260C08">
          <w:rPr>
            <w:rFonts w:eastAsia="Times New Roman"/>
            <w:bCs/>
            <w:color w:val="000000"/>
            <w:lang w:eastAsia="pt-PT"/>
          </w:rPr>
          <w:delText>O atendimento presencial tem sido uma das principais interfaces entre a ENDE e seus clientes, porém apresenta diversas limitações que impactam negativamente a eficiência operacional e a satisfação do usuário. Segundo Souza (2018), o atendimento tradicional baseado em balcões físicos sofre com longos tempos de espera, filas excessivas e limitações de horário, fatores que prejudicam a experiência do cliente e aumentam a carga de trabalho dos colaboradores.</w:delText>
        </w:r>
      </w:del>
    </w:p>
    <w:p w14:paraId="1975CBA1" w14:textId="2E0BEBAB" w:rsidR="001878C5" w:rsidRPr="001878C5" w:rsidDel="00260C08" w:rsidRDefault="001878C5">
      <w:pPr>
        <w:jc w:val="left"/>
        <w:rPr>
          <w:del w:id="716" w:author="Délcio Raúl" w:date="2026-05-19T00:41:00Z" w16du:dateUtc="2026-05-18T23:41:00Z"/>
          <w:rFonts w:eastAsia="Times New Roman"/>
          <w:bCs/>
          <w:color w:val="000000"/>
          <w:lang w:eastAsia="pt-PT"/>
        </w:rPr>
        <w:pPrChange w:id="717" w:author="Délcio Raúl" w:date="2026-05-19T00:44:00Z" w16du:dateUtc="2026-05-18T23:44:00Z">
          <w:pPr>
            <w:ind w:firstLine="0"/>
          </w:pPr>
        </w:pPrChange>
      </w:pPr>
      <w:del w:id="718" w:author="Délcio Raúl" w:date="2026-05-19T00:41:00Z" w16du:dateUtc="2026-05-18T23:41:00Z">
        <w:r w:rsidRPr="001878C5" w:rsidDel="00260C08">
          <w:rPr>
            <w:rFonts w:eastAsia="Times New Roman"/>
            <w:bCs/>
            <w:color w:val="000000"/>
            <w:lang w:eastAsia="pt-PT"/>
          </w:rPr>
          <w:delText>De acordo com Silva e Pereira (2019), a centralização dos pontos de atendimento em áreas urbanas dificulta o acesso de clientes residentes em regiões periféricas e rurais, criando desigualdades no acesso aos serviços essenciais. Além disso, a falta de automação nos processos de atendimento presencial resulta em erros humanos e retrabalho constante, conforme apontado por Almeida (2020). A capacidade limitada das infraestruturas físicas da ENDE para gerir grandes volumes de solicitações presenciais representa um gargalo crítico, evidenciando a necessidade de alternativas digitais que possam ampliar o alcance e a eficiência do atendimento.</w:delText>
        </w:r>
      </w:del>
    </w:p>
    <w:p w14:paraId="57119B21" w14:textId="17258D56" w:rsidR="001878C5" w:rsidRPr="001878C5" w:rsidDel="00260C08" w:rsidRDefault="001878C5">
      <w:pPr>
        <w:jc w:val="left"/>
        <w:rPr>
          <w:del w:id="719" w:author="Délcio Raúl" w:date="2026-05-19T00:41:00Z" w16du:dateUtc="2026-05-18T23:41:00Z"/>
          <w:rFonts w:eastAsia="Times New Roman"/>
          <w:bCs/>
          <w:color w:val="000000"/>
          <w:lang w:eastAsia="pt-PT"/>
        </w:rPr>
        <w:pPrChange w:id="720" w:author="Délcio Raúl" w:date="2026-05-19T00:44:00Z" w16du:dateUtc="2026-05-18T23:44:00Z">
          <w:pPr>
            <w:ind w:firstLine="0"/>
          </w:pPr>
        </w:pPrChange>
      </w:pPr>
      <w:del w:id="721" w:author="Délcio Raúl" w:date="2026-05-19T00:41:00Z" w16du:dateUtc="2026-05-18T23:41:00Z">
        <w:r w:rsidRPr="001878C5" w:rsidDel="00260C08">
          <w:rPr>
            <w:rFonts w:eastAsia="Times New Roman"/>
            <w:bCs/>
            <w:color w:val="000000"/>
            <w:lang w:eastAsia="pt-PT"/>
          </w:rPr>
          <w:delText>Segundo Laudon e Laudon (2017), a adoção de sistemas de atendimento multicanal é essencial para a melhoria da experiência do cliente, integrando canais presenciais, telefônicos e digitais. No entanto, na ENDE, a fragmentação dos sistemas e a resistência à mudança cultural dificultam a implementação desse modelo, conforme destaca Costa (2021). A ausência de um sistema integrado também compromete o registro e o acompanhamento das demandas, gerando inconsistências nas informações e dificultando a tomada de decisões estratégicas.</w:delText>
        </w:r>
      </w:del>
    </w:p>
    <w:p w14:paraId="5979314E" w14:textId="5BA530FA" w:rsidR="001878C5" w:rsidRPr="001878C5" w:rsidDel="00260C08" w:rsidRDefault="001878C5">
      <w:pPr>
        <w:rPr>
          <w:del w:id="722" w:author="Délcio Raúl" w:date="2026-05-19T00:41:00Z" w16du:dateUtc="2026-05-18T23:41:00Z"/>
        </w:rPr>
        <w:pPrChange w:id="723" w:author="Délcio Raúl" w:date="2026-05-19T00:44:00Z" w16du:dateUtc="2026-05-18T23:44:00Z">
          <w:pPr>
            <w:pStyle w:val="Ttulo3"/>
          </w:pPr>
        </w:pPrChange>
      </w:pPr>
      <w:del w:id="724" w:author="Délcio Raúl" w:date="2026-05-19T00:41:00Z" w16du:dateUtc="2026-05-18T23:41:00Z">
        <w:r w:rsidRPr="001878C5" w:rsidDel="00260C08">
          <w:delText>1.2.3. Desafios no Sistema Pós-pago</w:delText>
        </w:r>
      </w:del>
    </w:p>
    <w:p w14:paraId="196561E4" w14:textId="2D4D669F" w:rsidR="001878C5" w:rsidRPr="001878C5" w:rsidDel="00260C08" w:rsidRDefault="001878C5">
      <w:pPr>
        <w:jc w:val="left"/>
        <w:rPr>
          <w:del w:id="725" w:author="Délcio Raúl" w:date="2026-05-19T00:41:00Z" w16du:dateUtc="2026-05-18T23:41:00Z"/>
          <w:rFonts w:eastAsia="Times New Roman"/>
          <w:bCs/>
          <w:color w:val="000000"/>
          <w:lang w:eastAsia="pt-PT"/>
        </w:rPr>
        <w:pPrChange w:id="726" w:author="Délcio Raúl" w:date="2026-05-19T00:44:00Z" w16du:dateUtc="2026-05-18T23:44:00Z">
          <w:pPr>
            <w:ind w:firstLine="0"/>
          </w:pPr>
        </w:pPrChange>
      </w:pPr>
      <w:del w:id="727" w:author="Délcio Raúl" w:date="2026-05-19T00:41:00Z" w16du:dateUtc="2026-05-18T23:41:00Z">
        <w:r w:rsidRPr="001878C5" w:rsidDel="00260C08">
          <w:rPr>
            <w:rFonts w:eastAsia="Times New Roman"/>
            <w:bCs/>
            <w:color w:val="000000"/>
            <w:lang w:eastAsia="pt-PT"/>
          </w:rPr>
          <w:delText>O sistema pós-pago da ENDE, que caracteriza-se pelo fornecimento de energia com faturamento mensal baseado no consumo efetivo, enfrenta uma série de desafios tecnológicos e operacionais. Segundo Pressman (2016), sistemas pós-pagos requerem mecanismos robustos para medição precisa, faturamento transparente e gestão eficiente de inadimplência. No contexto angolano, essas exigências são agravadas por limitações infraestruturais e pela heterogeneidade dos perfis de consumo.</w:delText>
        </w:r>
      </w:del>
    </w:p>
    <w:p w14:paraId="61693886" w14:textId="28AC5307" w:rsidR="001878C5" w:rsidRPr="001878C5" w:rsidDel="00260C08" w:rsidRDefault="001878C5">
      <w:pPr>
        <w:jc w:val="left"/>
        <w:rPr>
          <w:del w:id="728" w:author="Délcio Raúl" w:date="2026-05-19T00:41:00Z" w16du:dateUtc="2026-05-18T23:41:00Z"/>
          <w:rFonts w:eastAsia="Times New Roman"/>
          <w:bCs/>
          <w:color w:val="000000"/>
          <w:lang w:eastAsia="pt-PT"/>
        </w:rPr>
        <w:pPrChange w:id="729" w:author="Délcio Raúl" w:date="2026-05-19T00:44:00Z" w16du:dateUtc="2026-05-18T23:44:00Z">
          <w:pPr>
            <w:ind w:firstLine="0"/>
          </w:pPr>
        </w:pPrChange>
      </w:pPr>
      <w:del w:id="730" w:author="Délcio Raúl" w:date="2026-05-19T00:41:00Z" w16du:dateUtc="2026-05-18T23:41:00Z">
        <w:r w:rsidRPr="001878C5" w:rsidDel="00260C08">
          <w:rPr>
            <w:rFonts w:eastAsia="Times New Roman"/>
            <w:bCs/>
            <w:color w:val="000000"/>
            <w:lang w:eastAsia="pt-PT"/>
          </w:rPr>
          <w:delText>De acordo com Silva (2020), a medição remota ainda é incipiente em Angola, o que implica em processos manuais de leitura de consumo que são suscetíveis a erros e fraudes. Essa limitação impacta diretamente na confiabilidade dos dados para o faturamento, gerando reclamações e disputas entre a empresa e os consumidores. Além disso, a periodicidade mensal do sistema pós-pago cria uma janela temporal que dificulta o monitoramento em tempo real do consumo, aumentando o risco de inadimplência e acúmulo de débitos.</w:delText>
        </w:r>
      </w:del>
    </w:p>
    <w:p w14:paraId="1CAA5E93" w14:textId="34792151" w:rsidR="001878C5" w:rsidRPr="001878C5" w:rsidDel="00260C08" w:rsidRDefault="001878C5">
      <w:pPr>
        <w:jc w:val="left"/>
        <w:rPr>
          <w:del w:id="731" w:author="Délcio Raúl" w:date="2026-05-19T00:41:00Z" w16du:dateUtc="2026-05-18T23:41:00Z"/>
          <w:rFonts w:eastAsia="Times New Roman"/>
          <w:bCs/>
          <w:color w:val="000000"/>
          <w:lang w:eastAsia="pt-PT"/>
        </w:rPr>
        <w:pPrChange w:id="732" w:author="Délcio Raúl" w:date="2026-05-19T00:44:00Z" w16du:dateUtc="2026-05-18T23:44:00Z">
          <w:pPr>
            <w:ind w:firstLine="0"/>
          </w:pPr>
        </w:pPrChange>
      </w:pPr>
      <w:del w:id="733" w:author="Délcio Raúl" w:date="2026-05-19T00:41:00Z" w16du:dateUtc="2026-05-18T23:41:00Z">
        <w:r w:rsidRPr="001878C5" w:rsidDel="00260C08">
          <w:rPr>
            <w:rFonts w:eastAsia="Times New Roman"/>
            <w:bCs/>
            <w:color w:val="000000"/>
            <w:lang w:eastAsia="pt-PT"/>
          </w:rPr>
          <w:delText>A gestão da inadimplência é outro desafio crítico. Segundo Gomes e Almeida (2021), a ausência de sistemas automatizados para cobrança e negociação de dívidas compromete a eficiência dos processos financeiros e a sustentabilidade econômica da ENDE. A falta de transparência no processo de faturamento e a limitada comunicação direta com os consumidores pós-pagos agravam essa situação, conforme ressaltam Silva e Pereira (2019). Ademais, a complexidade dos planos tarifários e a falta de flexibilidade para adaptação às condições socioeconômicas dos clientes dificultam a fidelização e o controle do consumo.</w:delText>
        </w:r>
      </w:del>
    </w:p>
    <w:p w14:paraId="4EFAE479" w14:textId="663CAAE0" w:rsidR="001878C5" w:rsidRPr="001878C5" w:rsidDel="00260C08" w:rsidRDefault="001878C5">
      <w:pPr>
        <w:rPr>
          <w:del w:id="734" w:author="Délcio Raúl" w:date="2026-05-19T00:41:00Z" w16du:dateUtc="2026-05-18T23:41:00Z"/>
        </w:rPr>
        <w:pPrChange w:id="735" w:author="Délcio Raúl" w:date="2026-05-19T00:44:00Z" w16du:dateUtc="2026-05-18T23:44:00Z">
          <w:pPr>
            <w:pStyle w:val="Ttulo3"/>
          </w:pPr>
        </w:pPrChange>
      </w:pPr>
      <w:del w:id="736" w:author="Délcio Raúl" w:date="2026-05-19T00:41:00Z" w16du:dateUtc="2026-05-18T23:41:00Z">
        <w:r w:rsidRPr="001878C5" w:rsidDel="00260C08">
          <w:delText>1.2.4. Limitações no Sistema Pré-pago</w:delText>
        </w:r>
      </w:del>
    </w:p>
    <w:p w14:paraId="0A1BE335" w14:textId="47DFBBA6" w:rsidR="001878C5" w:rsidRPr="001878C5" w:rsidDel="00260C08" w:rsidRDefault="001878C5">
      <w:pPr>
        <w:jc w:val="left"/>
        <w:rPr>
          <w:del w:id="737" w:author="Délcio Raúl" w:date="2026-05-19T00:41:00Z" w16du:dateUtc="2026-05-18T23:41:00Z"/>
          <w:rFonts w:eastAsia="Times New Roman"/>
          <w:bCs/>
          <w:color w:val="000000"/>
          <w:lang w:eastAsia="pt-PT"/>
        </w:rPr>
        <w:pPrChange w:id="738" w:author="Délcio Raúl" w:date="2026-05-19T00:44:00Z" w16du:dateUtc="2026-05-18T23:44:00Z">
          <w:pPr>
            <w:ind w:firstLine="0"/>
          </w:pPr>
        </w:pPrChange>
      </w:pPr>
      <w:del w:id="739" w:author="Délcio Raúl" w:date="2026-05-19T00:41:00Z" w16du:dateUtc="2026-05-18T23:41:00Z">
        <w:r w:rsidRPr="001878C5" w:rsidDel="00260C08">
          <w:rPr>
            <w:rFonts w:eastAsia="Times New Roman"/>
            <w:bCs/>
            <w:color w:val="000000"/>
            <w:lang w:eastAsia="pt-PT"/>
          </w:rPr>
          <w:delText>O sistema pré-pago, que permite aos clientes adquirirem créditos antecipadamente para consumo de energia, apresenta desafios próprios relacionados à infraestrutura tecnológica e à gestão do relacionamento com o cliente. Segundo Oliveira (2021), o pré-pago é uma solução que visa ampliar o acesso à energia e reduzir a inadimplência, porém depende de sistemas seguros e eficientes para a recarga, monitoramento e controle do consumo.</w:delText>
        </w:r>
      </w:del>
    </w:p>
    <w:p w14:paraId="6AE81549" w14:textId="2FD71C3D" w:rsidR="001878C5" w:rsidRPr="001878C5" w:rsidDel="00260C08" w:rsidRDefault="001878C5">
      <w:pPr>
        <w:jc w:val="left"/>
        <w:rPr>
          <w:del w:id="740" w:author="Délcio Raúl" w:date="2026-05-19T00:41:00Z" w16du:dateUtc="2026-05-18T23:41:00Z"/>
          <w:rFonts w:eastAsia="Times New Roman"/>
          <w:bCs/>
          <w:color w:val="000000"/>
          <w:lang w:eastAsia="pt-PT"/>
        </w:rPr>
        <w:pPrChange w:id="741" w:author="Délcio Raúl" w:date="2026-05-19T00:44:00Z" w16du:dateUtc="2026-05-18T23:44:00Z">
          <w:pPr>
            <w:ind w:firstLine="0"/>
          </w:pPr>
        </w:pPrChange>
      </w:pPr>
      <w:del w:id="742" w:author="Délcio Raúl" w:date="2026-05-19T00:41:00Z" w16du:dateUtc="2026-05-18T23:41:00Z">
        <w:r w:rsidRPr="001878C5" w:rsidDel="00260C08">
          <w:rPr>
            <w:rFonts w:eastAsia="Times New Roman"/>
            <w:bCs/>
            <w:color w:val="000000"/>
            <w:lang w:eastAsia="pt-PT"/>
          </w:rPr>
          <w:delText>Conforme Souza e Costa (2020), a principal limitação do sistema pré-pago na ENDE reside na dependência de pontos físicos para recarga de créditos, o que restringe o acesso em áreas remotas e gera inconvenientes para os clientes. Além disso, a interface atual do sistema é considerada pouco intuitiva e pouco integrada com os canais digitais, dificultando o acompanhamento em tempo real e a gestão dinâmica do consumo energético.</w:delText>
        </w:r>
      </w:del>
    </w:p>
    <w:p w14:paraId="648571BA" w14:textId="7DB0585D" w:rsidR="001878C5" w:rsidRPr="001878C5" w:rsidDel="00260C08" w:rsidRDefault="001878C5">
      <w:pPr>
        <w:jc w:val="left"/>
        <w:rPr>
          <w:del w:id="743" w:author="Délcio Raúl" w:date="2026-05-19T00:41:00Z" w16du:dateUtc="2026-05-18T23:41:00Z"/>
          <w:rFonts w:eastAsia="Times New Roman"/>
          <w:bCs/>
          <w:color w:val="000000"/>
          <w:lang w:eastAsia="pt-PT"/>
        </w:rPr>
        <w:pPrChange w:id="744" w:author="Délcio Raúl" w:date="2026-05-19T00:44:00Z" w16du:dateUtc="2026-05-18T23:44:00Z">
          <w:pPr>
            <w:ind w:firstLine="0"/>
          </w:pPr>
        </w:pPrChange>
      </w:pPr>
      <w:del w:id="745" w:author="Délcio Raúl" w:date="2026-05-19T00:41:00Z" w16du:dateUtc="2026-05-18T23:41:00Z">
        <w:r w:rsidRPr="001878C5" w:rsidDel="00260C08">
          <w:rPr>
            <w:rFonts w:eastAsia="Times New Roman"/>
            <w:bCs/>
            <w:color w:val="000000"/>
            <w:lang w:eastAsia="pt-PT"/>
          </w:rPr>
          <w:delText>A segurança dos sistemas pré-pagos também é um ponto crítico. Segundo Castells (2010), a proteção contra fraudes e manipulações é fundamental para garantir a sustentabilidade do modelo pré-pago. Na ENDE, a ausência de mecanismos avançados de autenticação e criptografia expõe o sistema a vulnerabilidades, resultando em perdas financeiras e desconfiança por parte dos consumidores. Silva (2020) destaca ainda que a falta de integração entre o sistema pré-pago e o pós-pago impede uma visão unificada do cliente, dificultando estratégias de fidelização e gestão personalizada.</w:delText>
        </w:r>
      </w:del>
    </w:p>
    <w:p w14:paraId="6E68CF19" w14:textId="68614FCF" w:rsidR="001878C5" w:rsidRPr="001878C5" w:rsidDel="00260C08" w:rsidRDefault="001878C5">
      <w:pPr>
        <w:jc w:val="left"/>
        <w:rPr>
          <w:del w:id="746" w:author="Délcio Raúl" w:date="2026-05-19T00:41:00Z" w16du:dateUtc="2026-05-18T23:41:00Z"/>
          <w:rFonts w:eastAsia="Times New Roman"/>
          <w:bCs/>
          <w:color w:val="000000"/>
          <w:lang w:eastAsia="pt-PT"/>
        </w:rPr>
        <w:pPrChange w:id="747" w:author="Délcio Raúl" w:date="2026-05-19T00:44:00Z" w16du:dateUtc="2026-05-18T23:44:00Z">
          <w:pPr>
            <w:ind w:firstLine="0"/>
          </w:pPr>
        </w:pPrChange>
      </w:pPr>
      <w:del w:id="748" w:author="Délcio Raúl" w:date="2026-05-19T00:41:00Z" w16du:dateUtc="2026-05-18T23:41:00Z">
        <w:r w:rsidRPr="001878C5" w:rsidDel="00260C08">
          <w:rPr>
            <w:rFonts w:eastAsia="Times New Roman"/>
            <w:bCs/>
            <w:color w:val="000000"/>
            <w:lang w:eastAsia="pt-PT"/>
          </w:rPr>
          <w:delText>Por fim, a literatura técnica enfatiza que a melhoria do sistema pré-pago depende da adoção de tecnologias modernas, tais como aplicativos móveis para recarga e monitoramento, além de plataformas web integradas que possibilitem o autoatendimento e a transparência das informações (Laudon &amp; Laudon, 2017; Pressman, 2016). Essas inovações são essenciais para superar as limitações atuais e promover uma experiência satisfatória para os clientes, conforme evidenciado por Almeida (2022) em estudos recentes sobre utilities em mercados emergentes.</w:delText>
        </w:r>
      </w:del>
    </w:p>
    <w:p w14:paraId="45DDECD1" w14:textId="3C72FD0B" w:rsidR="001878C5" w:rsidRPr="001878C5" w:rsidDel="00260C08" w:rsidRDefault="001878C5">
      <w:pPr>
        <w:rPr>
          <w:del w:id="749" w:author="Délcio Raúl" w:date="2026-05-19T00:41:00Z" w16du:dateUtc="2026-05-18T23:41:00Z"/>
        </w:rPr>
        <w:pPrChange w:id="750" w:author="Délcio Raúl" w:date="2026-05-19T00:44:00Z" w16du:dateUtc="2026-05-18T23:44:00Z">
          <w:pPr>
            <w:pStyle w:val="Ttulo2"/>
          </w:pPr>
        </w:pPrChange>
      </w:pPr>
      <w:del w:id="751" w:author="Délcio Raúl" w:date="2026-05-19T00:41:00Z" w16du:dateUtc="2026-05-18T23:41:00Z">
        <w:r w:rsidRPr="001878C5" w:rsidDel="00260C08">
          <w:delText>1.3. Gestão de Atendimento e Pagamentos</w:delText>
        </w:r>
      </w:del>
    </w:p>
    <w:p w14:paraId="6DD2D5C8" w14:textId="25416B35" w:rsidR="001878C5" w:rsidRPr="001878C5" w:rsidDel="00260C08" w:rsidRDefault="001878C5">
      <w:pPr>
        <w:jc w:val="left"/>
        <w:rPr>
          <w:del w:id="752" w:author="Délcio Raúl" w:date="2026-05-19T00:41:00Z" w16du:dateUtc="2026-05-18T23:41:00Z"/>
          <w:rFonts w:eastAsia="Times New Roman"/>
          <w:bCs/>
          <w:color w:val="000000"/>
          <w:lang w:eastAsia="pt-PT"/>
        </w:rPr>
        <w:pPrChange w:id="753" w:author="Délcio Raúl" w:date="2026-05-19T00:44:00Z" w16du:dateUtc="2026-05-18T23:44:00Z">
          <w:pPr>
            <w:ind w:firstLine="0"/>
          </w:pPr>
        </w:pPrChange>
      </w:pPr>
      <w:del w:id="754" w:author="Délcio Raúl" w:date="2026-05-19T00:41:00Z" w16du:dateUtc="2026-05-18T23:41:00Z">
        <w:r w:rsidRPr="001878C5" w:rsidDel="00260C08">
          <w:rPr>
            <w:rFonts w:eastAsia="Times New Roman"/>
            <w:bCs/>
            <w:color w:val="000000"/>
            <w:lang w:eastAsia="pt-PT"/>
          </w:rPr>
          <w:delText>A gestão de atendimento e pagamentos constitui um componente crítico na operação de empresas prestadoras de serviços, especialmente aquelas que lidam com modelos de negócios pré e pós-pago, como é o caso de empresas do setor energético. Segundo Pressman (2014), a gestão de atendimento pode ser definida como o conjunto de processos e tecnologias voltados para a interação organizada entre a empresa e seus clientes, visando maximizar a eficiência, satisfação e fidelização. No contexto de sistemas de informação, a integração entre atendimento e pagamentos requer uma arquitetura robusta que assegure a consistência e segurança das transações financeiras e do histórico de serviços prestados (Sommerville, 2016).</w:delText>
        </w:r>
      </w:del>
    </w:p>
    <w:p w14:paraId="4C603AEA" w14:textId="108C4E3C" w:rsidR="001878C5" w:rsidRPr="001878C5" w:rsidDel="00260C08" w:rsidRDefault="001878C5">
      <w:pPr>
        <w:jc w:val="left"/>
        <w:rPr>
          <w:del w:id="755" w:author="Délcio Raúl" w:date="2026-05-19T00:41:00Z" w16du:dateUtc="2026-05-18T23:41:00Z"/>
          <w:rFonts w:eastAsia="Times New Roman"/>
          <w:bCs/>
          <w:color w:val="000000"/>
          <w:lang w:eastAsia="pt-PT"/>
        </w:rPr>
        <w:pPrChange w:id="756" w:author="Délcio Raúl" w:date="2026-05-19T00:44:00Z" w16du:dateUtc="2026-05-18T23:44:00Z">
          <w:pPr>
            <w:ind w:firstLine="0"/>
          </w:pPr>
        </w:pPrChange>
      </w:pPr>
      <w:del w:id="757" w:author="Délcio Raúl" w:date="2026-05-19T00:41:00Z" w16du:dateUtc="2026-05-18T23:41:00Z">
        <w:r w:rsidRPr="001878C5" w:rsidDel="00260C08">
          <w:rPr>
            <w:rFonts w:eastAsia="Times New Roman"/>
            <w:bCs/>
            <w:color w:val="000000"/>
            <w:lang w:eastAsia="pt-PT"/>
          </w:rPr>
          <w:delText>A eficiência na gestão de atendimento está intrinsecamente ligada à capacidade das organizações em implementar sistemas integrados que suportem múltiplos canais de comunicação, como atendimento telefônico, plataformas web, aplicativos móveis e atendimento presencial. Conforme Castells (2003), a convergência tecnológica e a digitalização dos processos transformaram a relação entre clientes e empresas, impondo a necessidade de sistemas que possam responder em tempo real às demandas de usuários distintos, com diferentes perfis de consumo (pré e pós-pago). A segmentação da base de clientes, neste sentido, deve ser orientada por sistemas CRM (Customer Relationship Management) que possibilitem o tratamento personalizado e o registro detalhado das interações (Chaffey, 2019).</w:delText>
        </w:r>
      </w:del>
    </w:p>
    <w:p w14:paraId="22C0F428" w14:textId="37350A60" w:rsidR="001878C5" w:rsidRPr="001878C5" w:rsidDel="00260C08" w:rsidRDefault="001878C5">
      <w:pPr>
        <w:jc w:val="left"/>
        <w:rPr>
          <w:del w:id="758" w:author="Délcio Raúl" w:date="2026-05-19T00:41:00Z" w16du:dateUtc="2026-05-18T23:41:00Z"/>
          <w:rFonts w:eastAsia="Times New Roman"/>
          <w:bCs/>
          <w:color w:val="000000"/>
          <w:lang w:eastAsia="pt-PT"/>
        </w:rPr>
        <w:pPrChange w:id="759" w:author="Délcio Raúl" w:date="2026-05-19T00:44:00Z" w16du:dateUtc="2026-05-18T23:44:00Z">
          <w:pPr>
            <w:ind w:firstLine="0"/>
          </w:pPr>
        </w:pPrChange>
      </w:pPr>
      <w:del w:id="760" w:author="Délcio Raúl" w:date="2026-05-19T00:41:00Z" w16du:dateUtc="2026-05-18T23:41:00Z">
        <w:r w:rsidRPr="001878C5" w:rsidDel="00260C08">
          <w:rPr>
            <w:rFonts w:eastAsia="Times New Roman"/>
            <w:bCs/>
            <w:color w:val="000000"/>
            <w:lang w:eastAsia="pt-PT"/>
          </w:rPr>
          <w:delText>No tocante à gestão de pagamentos, destaca-se a importância da implementação de mecanismos que assegurem a confiabilidade, segurança e rapidez das transações. Conforme Laudon e Laudon (2018), os sistemas de pagamento digital necessitam incorporar protocolos de criptografia e autenticação multifatorial para mitigar riscos de fraudes e garantir a integridade dos dados financeiros. Além disso, é imprescindível que a plataforma de pagamento seja compatível com diferentes métodos, incluindo cartões de crédito, débito, transferências bancárias e carteiras digitais, promovendo a flexibilidade necessária para atender aos perfis pré e pós-pago.</w:delText>
        </w:r>
      </w:del>
    </w:p>
    <w:p w14:paraId="5F637181" w14:textId="2439C210" w:rsidR="001878C5" w:rsidRPr="001878C5" w:rsidDel="00260C08" w:rsidRDefault="001878C5">
      <w:pPr>
        <w:jc w:val="left"/>
        <w:rPr>
          <w:del w:id="761" w:author="Délcio Raúl" w:date="2026-05-19T00:41:00Z" w16du:dateUtc="2026-05-18T23:41:00Z"/>
          <w:rFonts w:eastAsia="Times New Roman"/>
          <w:bCs/>
          <w:color w:val="000000"/>
          <w:lang w:eastAsia="pt-PT"/>
        </w:rPr>
        <w:pPrChange w:id="762" w:author="Délcio Raúl" w:date="2026-05-19T00:44:00Z" w16du:dateUtc="2026-05-18T23:44:00Z">
          <w:pPr>
            <w:ind w:firstLine="0"/>
          </w:pPr>
        </w:pPrChange>
      </w:pPr>
      <w:del w:id="763" w:author="Délcio Raúl" w:date="2026-05-19T00:41:00Z" w16du:dateUtc="2026-05-18T23:41:00Z">
        <w:r w:rsidRPr="001878C5" w:rsidDel="00260C08">
          <w:rPr>
            <w:rFonts w:eastAsia="Times New Roman"/>
            <w:bCs/>
            <w:color w:val="000000"/>
            <w:lang w:eastAsia="pt-PT"/>
          </w:rPr>
          <w:delText>A integração das operações de atendimento e pagamentos demanda, ainda, a adoção de frameworks que possibilitem a automação de processos, tais como BPM (Business Process Management). Segundo Dumas et al. (2018), a automação dos fluxos de atendimento e cobrança contribui para a redução de erros humanos, otimização do tempo de resposta e melhoria na experiência do usuário. A utilização de APIs (Application Programming Interfaces) para integração entre módulos de atendimento, faturamento e pagamento é fundamental para garantir a interoperabilidade e escalabilidade do sistema (Fielding, 2000).</w:delText>
        </w:r>
      </w:del>
    </w:p>
    <w:p w14:paraId="05064CF1" w14:textId="5AE84F51" w:rsidR="001878C5" w:rsidRPr="001878C5" w:rsidDel="00260C08" w:rsidRDefault="001878C5">
      <w:pPr>
        <w:jc w:val="left"/>
        <w:rPr>
          <w:del w:id="764" w:author="Délcio Raúl" w:date="2026-05-19T00:41:00Z" w16du:dateUtc="2026-05-18T23:41:00Z"/>
          <w:rFonts w:eastAsia="Times New Roman"/>
          <w:bCs/>
          <w:color w:val="000000"/>
          <w:lang w:eastAsia="pt-PT"/>
        </w:rPr>
        <w:pPrChange w:id="765" w:author="Délcio Raúl" w:date="2026-05-19T00:44:00Z" w16du:dateUtc="2026-05-18T23:44:00Z">
          <w:pPr>
            <w:ind w:firstLine="0"/>
          </w:pPr>
        </w:pPrChange>
      </w:pPr>
      <w:del w:id="766" w:author="Délcio Raúl" w:date="2026-05-19T00:41:00Z" w16du:dateUtc="2026-05-18T23:41:00Z">
        <w:r w:rsidRPr="001878C5" w:rsidDel="00260C08">
          <w:rPr>
            <w:rFonts w:eastAsia="Times New Roman"/>
            <w:bCs/>
            <w:color w:val="000000"/>
            <w:lang w:eastAsia="pt-PT"/>
          </w:rPr>
          <w:delText>Por fim, destaca-se a importância da análise de dados oriundos do atendimento e pagamentos para a tomada de decisão estratégica. Segundo Davenport (2014), o uso de técnicas de Big Data Analytics e Machine Learning possibilita a identificação de padrões de consumo, previsão de inadimplência e personalização de ofertas, potencializando a eficiência operacional e a satisfação do cliente. A arquitetura do sistema deve, portanto, contemplar repositórios de dados estruturados e não estruturados, aliados a mecanismos de governança da informação que assegurem a qualidade e conformidade dos dados (Inmon, 2005).</w:delText>
        </w:r>
      </w:del>
    </w:p>
    <w:p w14:paraId="5DC25C51" w14:textId="00CA6BCB" w:rsidR="001878C5" w:rsidRPr="001878C5" w:rsidDel="00260C08" w:rsidRDefault="001878C5">
      <w:pPr>
        <w:rPr>
          <w:del w:id="767" w:author="Délcio Raúl" w:date="2026-05-19T00:41:00Z" w16du:dateUtc="2026-05-18T23:41:00Z"/>
        </w:rPr>
        <w:pPrChange w:id="768" w:author="Délcio Raúl" w:date="2026-05-19T00:44:00Z" w16du:dateUtc="2026-05-18T23:44:00Z">
          <w:pPr>
            <w:pStyle w:val="Ttulo2"/>
          </w:pPr>
        </w:pPrChange>
      </w:pPr>
      <w:del w:id="769" w:author="Délcio Raúl" w:date="2026-05-19T00:41:00Z" w16du:dateUtc="2026-05-18T23:41:00Z">
        <w:r w:rsidRPr="001878C5" w:rsidDel="00260C08">
          <w:delText>1.4. Infraestrutura de Redes e Internet</w:delText>
        </w:r>
      </w:del>
    </w:p>
    <w:p w14:paraId="045C740F" w14:textId="6AF82093" w:rsidR="001878C5" w:rsidRPr="001878C5" w:rsidDel="00260C08" w:rsidRDefault="001878C5">
      <w:pPr>
        <w:jc w:val="left"/>
        <w:rPr>
          <w:del w:id="770" w:author="Délcio Raúl" w:date="2026-05-19T00:41:00Z" w16du:dateUtc="2026-05-18T23:41:00Z"/>
          <w:rFonts w:eastAsia="Times New Roman"/>
          <w:bCs/>
          <w:color w:val="000000"/>
          <w:lang w:eastAsia="pt-PT"/>
        </w:rPr>
        <w:pPrChange w:id="771" w:author="Délcio Raúl" w:date="2026-05-19T00:44:00Z" w16du:dateUtc="2026-05-18T23:44:00Z">
          <w:pPr>
            <w:ind w:firstLine="0"/>
          </w:pPr>
        </w:pPrChange>
      </w:pPr>
      <w:del w:id="772" w:author="Délcio Raúl" w:date="2026-05-19T00:41:00Z" w16du:dateUtc="2026-05-18T23:41:00Z">
        <w:r w:rsidRPr="001878C5" w:rsidDel="00260C08">
          <w:rPr>
            <w:rFonts w:eastAsia="Times New Roman"/>
            <w:bCs/>
            <w:color w:val="000000"/>
            <w:lang w:eastAsia="pt-PT"/>
          </w:rPr>
          <w:delText>A infraestrutura de redes e internet representa a espinha dorsal para o desenvolvimento e operação de plataformas web modernas, especialmente aquelas que demandam alta disponibilidade, segurança e escalabilidade para suportar operações críticas, como as de atendimento e pagamentos em empresas de serviços públicos. Segundo Tanenbaum e Wetherall (2011), a infraestrutura de redes é composta por uma combinação de hardware, protocolos de comunicação, serviços e políticas que permitem a interconexão eficiente e segura de sistemas distribuídos.</w:delText>
        </w:r>
      </w:del>
    </w:p>
    <w:p w14:paraId="69DD14C0" w14:textId="78E81F14" w:rsidR="001878C5" w:rsidRPr="001878C5" w:rsidDel="00260C08" w:rsidRDefault="001878C5">
      <w:pPr>
        <w:jc w:val="left"/>
        <w:rPr>
          <w:del w:id="773" w:author="Délcio Raúl" w:date="2026-05-19T00:41:00Z" w16du:dateUtc="2026-05-18T23:41:00Z"/>
          <w:rFonts w:eastAsia="Times New Roman"/>
          <w:bCs/>
          <w:color w:val="000000"/>
          <w:lang w:eastAsia="pt-PT"/>
        </w:rPr>
        <w:pPrChange w:id="774" w:author="Délcio Raúl" w:date="2026-05-19T00:44:00Z" w16du:dateUtc="2026-05-18T23:44:00Z">
          <w:pPr>
            <w:ind w:firstLine="0"/>
          </w:pPr>
        </w:pPrChange>
      </w:pPr>
      <w:del w:id="775" w:author="Délcio Raúl" w:date="2026-05-19T00:41:00Z" w16du:dateUtc="2026-05-18T23:41:00Z">
        <w:r w:rsidRPr="001878C5" w:rsidDel="00260C08">
          <w:rPr>
            <w:rFonts w:eastAsia="Times New Roman"/>
            <w:bCs/>
            <w:color w:val="000000"/>
            <w:lang w:eastAsia="pt-PT"/>
          </w:rPr>
          <w:delText>No contexto dos sistemas web voltados para clientes pré e pós-pago, a arquitetura de rede deve contemplar características específicas que garantam baixa latência e alta confiabilidade. Conforme Kurose e Ross (2017), a qualidade de serviço (QoS) é um aspecto fundamental para assegurar que as aplicações sensíveis a atrasos, como transações financeiras e atendimento em tempo real, mantenham níveis adequados de desempenho. A implementação de mecanismos como priorização de tráfego, controle de congestionamento e redundância de caminhos é imprescindível para manter a resiliência do sistema (Cisco Systems, 2019).</w:delText>
        </w:r>
      </w:del>
    </w:p>
    <w:p w14:paraId="6171F785" w14:textId="34A65C93" w:rsidR="001878C5" w:rsidRPr="001878C5" w:rsidDel="00260C08" w:rsidRDefault="001878C5">
      <w:pPr>
        <w:jc w:val="left"/>
        <w:rPr>
          <w:del w:id="776" w:author="Délcio Raúl" w:date="2026-05-19T00:41:00Z" w16du:dateUtc="2026-05-18T23:41:00Z"/>
          <w:rFonts w:eastAsia="Times New Roman"/>
          <w:bCs/>
          <w:color w:val="000000"/>
          <w:lang w:eastAsia="pt-PT"/>
        </w:rPr>
        <w:pPrChange w:id="777" w:author="Délcio Raúl" w:date="2026-05-19T00:44:00Z" w16du:dateUtc="2026-05-18T23:44:00Z">
          <w:pPr>
            <w:ind w:firstLine="0"/>
          </w:pPr>
        </w:pPrChange>
      </w:pPr>
      <w:del w:id="778" w:author="Délcio Raúl" w:date="2026-05-19T00:41:00Z" w16du:dateUtc="2026-05-18T23:41:00Z">
        <w:r w:rsidRPr="001878C5" w:rsidDel="00260C08">
          <w:rPr>
            <w:rFonts w:eastAsia="Times New Roman"/>
            <w:bCs/>
            <w:color w:val="000000"/>
            <w:lang w:eastAsia="pt-PT"/>
          </w:rPr>
          <w:delText>A conectividade de internet, por sua vez, deve ser projetada com base em topologias que minimizem pontos únicos de falha e suportem escalabilidade horizontal. Segundo Stallings (2016), a utilização de arquiteturas distribuídas, como a computação em nuvem e Content Delivery Networks (CDNs), possibilita a distribuição geográfica de cargas e a otimização do acesso dos usuários finais, reduzindo o tempo de resposta das aplicações web. Para o caso específico de plataformas de atendimento e pagamentos, a latência reduzida é particularmente crítica para garantir a satisfação do usuário e a integridade das transações (Buyya et al., 2018).</w:delText>
        </w:r>
      </w:del>
    </w:p>
    <w:p w14:paraId="6C318720" w14:textId="10A99115" w:rsidR="001878C5" w:rsidRPr="001878C5" w:rsidDel="00260C08" w:rsidRDefault="001878C5">
      <w:pPr>
        <w:jc w:val="left"/>
        <w:rPr>
          <w:del w:id="779" w:author="Délcio Raúl" w:date="2026-05-19T00:41:00Z" w16du:dateUtc="2026-05-18T23:41:00Z"/>
          <w:rFonts w:eastAsia="Times New Roman"/>
          <w:bCs/>
          <w:color w:val="000000"/>
          <w:lang w:eastAsia="pt-PT"/>
        </w:rPr>
        <w:pPrChange w:id="780" w:author="Délcio Raúl" w:date="2026-05-19T00:44:00Z" w16du:dateUtc="2026-05-18T23:44:00Z">
          <w:pPr>
            <w:ind w:firstLine="0"/>
          </w:pPr>
        </w:pPrChange>
      </w:pPr>
      <w:del w:id="781" w:author="Délcio Raúl" w:date="2026-05-19T00:41:00Z" w16du:dateUtc="2026-05-18T23:41:00Z">
        <w:r w:rsidRPr="001878C5" w:rsidDel="00260C08">
          <w:rPr>
            <w:rFonts w:eastAsia="Times New Roman"/>
            <w:bCs/>
            <w:color w:val="000000"/>
            <w:lang w:eastAsia="pt-PT"/>
          </w:rPr>
          <w:delText>No que tange à segurança da infraestrutura, diversos autores enfatizam a necessidade de arquiteturas que incorporem múltiplas camadas de proteção. Segundo Stallings (2017), a defesa em profundidade é uma estratégia que combina firewalls, sistemas de detecção de intrusão (IDS), criptografia de dados em trânsito e em repouso, e políticas rigorosas de controle de acesso. A infraestrutura deve também contemplar a conformidade com normas e regulamentações relevantes, como a LGPD no Brasil e o GDPR na União Europeia, garantindo a proteção dos dados pessoais dos clientes (European Commission, 2018; ANPD, 2020).</w:delText>
        </w:r>
      </w:del>
    </w:p>
    <w:p w14:paraId="4319C059" w14:textId="4D344E04" w:rsidR="001878C5" w:rsidRPr="001878C5" w:rsidDel="00260C08" w:rsidRDefault="001878C5">
      <w:pPr>
        <w:jc w:val="left"/>
        <w:rPr>
          <w:del w:id="782" w:author="Délcio Raúl" w:date="2026-05-19T00:41:00Z" w16du:dateUtc="2026-05-18T23:41:00Z"/>
          <w:rFonts w:eastAsia="Times New Roman"/>
          <w:bCs/>
          <w:color w:val="000000"/>
          <w:lang w:eastAsia="pt-PT"/>
        </w:rPr>
        <w:pPrChange w:id="783" w:author="Délcio Raúl" w:date="2026-05-19T00:44:00Z" w16du:dateUtc="2026-05-18T23:44:00Z">
          <w:pPr>
            <w:ind w:firstLine="0"/>
          </w:pPr>
        </w:pPrChange>
      </w:pPr>
      <w:del w:id="784" w:author="Délcio Raúl" w:date="2026-05-19T00:41:00Z" w16du:dateUtc="2026-05-18T23:41:00Z">
        <w:r w:rsidRPr="001878C5" w:rsidDel="00260C08">
          <w:rPr>
            <w:rFonts w:eastAsia="Times New Roman"/>
            <w:bCs/>
            <w:color w:val="000000"/>
            <w:lang w:eastAsia="pt-PT"/>
          </w:rPr>
          <w:delText>A gestão da infraestrutura de redes e internet deve ser baseada em práticas consolidadas de monitoramento, diagnóstico e manutenção preventiva. Segundo Limoncelli et al. (2017), o uso de sistemas de monitoramento ativo e passivo permite identificar gargalos, falhas e tentativas de ataque em tempo real, possibilitando respostas rápidas e minimizando impactos operacionais. A integração de ferramentas de orquestração e automação, como Ansible e Kubernetes, contribui para a agilidade na implantação, atualização e escalonamento dos serviços (Hightower et al., 2017).</w:delText>
        </w:r>
      </w:del>
    </w:p>
    <w:p w14:paraId="4DF4FB8F" w14:textId="5381B568" w:rsidR="00AA0282" w:rsidDel="00260C08" w:rsidRDefault="001878C5">
      <w:pPr>
        <w:jc w:val="left"/>
        <w:rPr>
          <w:del w:id="785" w:author="Délcio Raúl" w:date="2026-05-19T00:41:00Z" w16du:dateUtc="2026-05-18T23:41:00Z"/>
          <w:rFonts w:eastAsia="Times New Roman"/>
          <w:bCs/>
          <w:color w:val="000000"/>
          <w:lang w:eastAsia="pt-PT"/>
        </w:rPr>
        <w:pPrChange w:id="786" w:author="Délcio Raúl" w:date="2026-05-19T00:44:00Z" w16du:dateUtc="2026-05-18T23:44:00Z">
          <w:pPr>
            <w:ind w:firstLine="0"/>
          </w:pPr>
        </w:pPrChange>
      </w:pPr>
      <w:del w:id="787" w:author="Délcio Raúl" w:date="2026-05-19T00:41:00Z" w16du:dateUtc="2026-05-18T23:41:00Z">
        <w:r w:rsidRPr="001878C5" w:rsidDel="00260C08">
          <w:rPr>
            <w:rFonts w:eastAsia="Times New Roman"/>
            <w:bCs/>
            <w:color w:val="000000"/>
            <w:lang w:eastAsia="pt-PT"/>
          </w:rPr>
          <w:delText>Por fim, a evolução contínua da infraestrutura deve acompanhar as tendências tecnológicas e demandas do mercado. Conforme Castells (2010), a sociedade em rede está em constante transformação, impulsionada pela inovação em tecnologias de comunicação e informação. A adoção de tecnologias emergentes, como redes 5G, edge computing e inteligência artificial aplicada à gestão de redes, representa um diferencial competitivo para plataformas que buscam excelência operacional e robustez em seus serviços (Zhang et al., 2020).</w:delText>
        </w:r>
      </w:del>
    </w:p>
    <w:p w14:paraId="4A638600" w14:textId="0A45E2A1" w:rsidR="001878C5" w:rsidRPr="001878C5" w:rsidDel="00260C08" w:rsidRDefault="001878C5">
      <w:pPr>
        <w:rPr>
          <w:del w:id="788" w:author="Délcio Raúl" w:date="2026-05-19T00:41:00Z" w16du:dateUtc="2026-05-18T23:41:00Z"/>
        </w:rPr>
        <w:pPrChange w:id="789" w:author="Délcio Raúl" w:date="2026-05-19T00:44:00Z" w16du:dateUtc="2026-05-18T23:44:00Z">
          <w:pPr>
            <w:pStyle w:val="Ttulo2"/>
          </w:pPr>
        </w:pPrChange>
      </w:pPr>
      <w:del w:id="790" w:author="Délcio Raúl" w:date="2026-05-19T00:41:00Z" w16du:dateUtc="2026-05-18T23:41:00Z">
        <w:r w:rsidRPr="001878C5" w:rsidDel="00260C08">
          <w:delText>1.5. Desenvolvimento Web e Arquitetura</w:delText>
        </w:r>
      </w:del>
    </w:p>
    <w:p w14:paraId="67187ACD" w14:textId="50BF29DE" w:rsidR="001878C5" w:rsidRPr="001878C5" w:rsidDel="00260C08" w:rsidRDefault="001878C5">
      <w:pPr>
        <w:jc w:val="left"/>
        <w:rPr>
          <w:del w:id="791" w:author="Délcio Raúl" w:date="2026-05-19T00:41:00Z" w16du:dateUtc="2026-05-18T23:41:00Z"/>
          <w:rFonts w:eastAsia="Times New Roman"/>
          <w:bCs/>
          <w:color w:val="000000"/>
          <w:lang w:eastAsia="pt-PT"/>
        </w:rPr>
        <w:pPrChange w:id="792" w:author="Délcio Raúl" w:date="2026-05-19T00:44:00Z" w16du:dateUtc="2026-05-18T23:44:00Z">
          <w:pPr>
            <w:ind w:firstLine="0"/>
          </w:pPr>
        </w:pPrChange>
      </w:pPr>
      <w:del w:id="793" w:author="Délcio Raúl" w:date="2026-05-19T00:41:00Z" w16du:dateUtc="2026-05-18T23:41:00Z">
        <w:r w:rsidRPr="001878C5" w:rsidDel="00260C08">
          <w:rPr>
            <w:rFonts w:eastAsia="Times New Roman"/>
            <w:bCs/>
            <w:color w:val="000000"/>
            <w:lang w:eastAsia="pt-PT"/>
          </w:rPr>
          <w:delText>O desenvolvimento web representa um campo multidisciplinar que envolve a criação, manutenção e evolução de aplicações acessíveis por meio de navegadores, integrando tecnologias diversas para garantir funcionalidade, escalabilidade e segurança. Segundo Pressman (2016), o desenvolvimento de aplicações web exige uma abordagem arquitetural bem definida, que permita a separação de responsabilidades, modularidade e reutilização de componentes, aspectos essenciais para a manutenção e evolução contínua dos sistemas.</w:delText>
        </w:r>
      </w:del>
    </w:p>
    <w:p w14:paraId="312BEB48" w14:textId="1A43554B" w:rsidR="001878C5" w:rsidRPr="001878C5" w:rsidDel="00260C08" w:rsidRDefault="001878C5">
      <w:pPr>
        <w:jc w:val="left"/>
        <w:rPr>
          <w:del w:id="794" w:author="Délcio Raúl" w:date="2026-05-19T00:41:00Z" w16du:dateUtc="2026-05-18T23:41:00Z"/>
          <w:rFonts w:eastAsia="Times New Roman"/>
          <w:bCs/>
          <w:color w:val="000000"/>
          <w:lang w:eastAsia="pt-PT"/>
        </w:rPr>
        <w:pPrChange w:id="795" w:author="Délcio Raúl" w:date="2026-05-19T00:44:00Z" w16du:dateUtc="2026-05-18T23:44:00Z">
          <w:pPr>
            <w:ind w:firstLine="0"/>
          </w:pPr>
        </w:pPrChange>
      </w:pPr>
      <w:del w:id="796" w:author="Délcio Raúl" w:date="2026-05-19T00:41:00Z" w16du:dateUtc="2026-05-18T23:41:00Z">
        <w:r w:rsidRPr="001878C5" w:rsidDel="00260C08">
          <w:rPr>
            <w:rFonts w:eastAsia="Times New Roman"/>
            <w:bCs/>
            <w:color w:val="000000"/>
            <w:lang w:eastAsia="pt-PT"/>
          </w:rPr>
          <w:delText>A arquitetura de software aplicada ao desenvolvimento web pode ser compreendida a partir de modelos que definem a organização estrutural do sistema e a interação entre seus componentes. Sommerville (2011) destaca que a arquitetura em camadas é predominante no contexto web, composta tradicionalmente pelas camadas de apresentação, lógica de negócio e persistência de dados. Essa estrutura facilita a adaptação a mudanças tecnológicas e a escalabilidade do sistema, aspectos cruciais para plataformas que atendem a um grande número de usuários simultâneos, como no caso de sistemas de atendimento e pagamentos.</w:delText>
        </w:r>
      </w:del>
    </w:p>
    <w:p w14:paraId="7CEDF6B4" w14:textId="44D0C190" w:rsidR="001878C5" w:rsidRPr="001878C5" w:rsidDel="00260C08" w:rsidRDefault="001878C5">
      <w:pPr>
        <w:jc w:val="left"/>
        <w:rPr>
          <w:del w:id="797" w:author="Délcio Raúl" w:date="2026-05-19T00:41:00Z" w16du:dateUtc="2026-05-18T23:41:00Z"/>
          <w:rFonts w:eastAsia="Times New Roman"/>
          <w:bCs/>
          <w:color w:val="000000"/>
          <w:lang w:eastAsia="pt-PT"/>
        </w:rPr>
        <w:pPrChange w:id="798" w:author="Délcio Raúl" w:date="2026-05-19T00:44:00Z" w16du:dateUtc="2026-05-18T23:44:00Z">
          <w:pPr>
            <w:ind w:firstLine="0"/>
          </w:pPr>
        </w:pPrChange>
      </w:pPr>
      <w:del w:id="799" w:author="Délcio Raúl" w:date="2026-05-19T00:41:00Z" w16du:dateUtc="2026-05-18T23:41:00Z">
        <w:r w:rsidRPr="001878C5" w:rsidDel="00260C08">
          <w:rPr>
            <w:rFonts w:eastAsia="Times New Roman"/>
            <w:bCs/>
            <w:color w:val="000000"/>
            <w:lang w:eastAsia="pt-PT"/>
          </w:rPr>
          <w:delText>Além disso, Bass, Clements e Kazman (2012) enfatizam a importância da arquitetura orientada a serviços (SOA) no desenvolvimento web moderno, permitindo a construção de sistemas distribuídos que promovem interoperabilidade e reutilização. Essa abordagem é particularmente relevante para plataformas que necessitam integrar múltiplos serviços, como gateways de pagamento, sistemas de autenticação e bases de dados externas, garantindo flexibilidade e robustez.</w:delText>
        </w:r>
      </w:del>
    </w:p>
    <w:p w14:paraId="501E5784" w14:textId="14FD4CB7" w:rsidR="001878C5" w:rsidRPr="001878C5" w:rsidDel="00260C08" w:rsidRDefault="001878C5">
      <w:pPr>
        <w:jc w:val="left"/>
        <w:rPr>
          <w:del w:id="800" w:author="Délcio Raúl" w:date="2026-05-19T00:41:00Z" w16du:dateUtc="2026-05-18T23:41:00Z"/>
          <w:rFonts w:eastAsia="Times New Roman"/>
          <w:bCs/>
          <w:color w:val="000000"/>
          <w:lang w:eastAsia="pt-PT"/>
        </w:rPr>
        <w:pPrChange w:id="801" w:author="Délcio Raúl" w:date="2026-05-19T00:44:00Z" w16du:dateUtc="2026-05-18T23:44:00Z">
          <w:pPr>
            <w:ind w:firstLine="0"/>
          </w:pPr>
        </w:pPrChange>
      </w:pPr>
      <w:del w:id="802" w:author="Délcio Raúl" w:date="2026-05-19T00:41:00Z" w16du:dateUtc="2026-05-18T23:41:00Z">
        <w:r w:rsidRPr="001878C5" w:rsidDel="00260C08">
          <w:rPr>
            <w:rFonts w:eastAsia="Times New Roman"/>
            <w:bCs/>
            <w:color w:val="000000"/>
            <w:lang w:eastAsia="pt-PT"/>
          </w:rPr>
          <w:delText>Outro aspecto crítico da arquitetura web é a adoção de padrões e protocolos que asseguram a comunicação eficiente entre cliente e servidor. Fielding (2000), em sua tese sobre REST (Representational State Transfer), estabelece princípios arquiteturais que influenciaram significativamente o desenvolvimento de APIs web escaláveis e eficientes, privilegiando a simplicidade, a statelessness e a utilização de recursos identificados por URIs. Tais princípios são fundamentais para garantir a performance e a interoperabilidade de plataformas web voltadas para atendimento e pagamentos.</w:delText>
        </w:r>
      </w:del>
    </w:p>
    <w:p w14:paraId="3710542C" w14:textId="2F580BC2" w:rsidR="001878C5" w:rsidRPr="001878C5" w:rsidDel="00260C08" w:rsidRDefault="004C79B5">
      <w:pPr>
        <w:jc w:val="left"/>
        <w:rPr>
          <w:del w:id="803" w:author="Délcio Raúl" w:date="2026-05-19T00:41:00Z" w16du:dateUtc="2026-05-18T23:41:00Z"/>
          <w:rFonts w:eastAsia="Times New Roman"/>
          <w:bCs/>
          <w:color w:val="000000"/>
          <w:lang w:eastAsia="pt-PT"/>
        </w:rPr>
        <w:pPrChange w:id="804" w:author="Délcio Raúl" w:date="2026-05-19T00:44:00Z" w16du:dateUtc="2026-05-18T23:44:00Z">
          <w:pPr>
            <w:ind w:firstLine="0"/>
          </w:pPr>
        </w:pPrChange>
      </w:pPr>
      <w:del w:id="805" w:author="Délcio Raúl" w:date="2026-05-19T00:41:00Z" w16du:dateUtc="2026-05-18T23:41:00Z">
        <w:r w:rsidRPr="004C79B5" w:rsidDel="00260C08">
          <w:rPr>
            <w:rFonts w:eastAsia="Times New Roman"/>
            <w:bCs/>
            <w:color w:val="000000"/>
            <w:lang w:eastAsia="pt-PT"/>
          </w:rPr>
          <w:delText xml:space="preserve">No que tange à arquitetura de front-end, Richards e Toland (2014) destacam a importância de interfaces bem estruturadas e responsivas. Com a adoção de Django Templates para renderização server-side, combinados com Bootstrap 5 para layout responsivo e componentes pré-estilizados, é possível construir interfaces modulares e de fácil manutenção. A representação gráfica de dados e interatividade pontual pode ser implementada com HTML + Canvas, permitindo visualizações dinâmicas (ex: gráficos de consumo, mapas de rede) sem depender de frameworks pesados de frontend. Essa abordagem mantém a separação de responsabilidades, favorece a escalabilidade e alinha-se ao padrão MVT </w:delText>
        </w:r>
        <w:r w:rsidDel="00260C08">
          <w:rPr>
            <w:rFonts w:eastAsia="Times New Roman"/>
            <w:bCs/>
            <w:color w:val="000000"/>
            <w:lang w:eastAsia="pt-PT"/>
          </w:rPr>
          <w:delText>(Model-View-Template) do Django</w:delText>
        </w:r>
        <w:r w:rsidR="001878C5" w:rsidRPr="001878C5" w:rsidDel="00260C08">
          <w:rPr>
            <w:rFonts w:eastAsia="Times New Roman"/>
            <w:bCs/>
            <w:color w:val="000000"/>
            <w:lang w:eastAsia="pt-PT"/>
          </w:rPr>
          <w:delText>.</w:delText>
        </w:r>
      </w:del>
    </w:p>
    <w:p w14:paraId="0879E112" w14:textId="613E2A85" w:rsidR="001878C5" w:rsidRPr="001878C5" w:rsidDel="00260C08" w:rsidRDefault="001878C5">
      <w:pPr>
        <w:jc w:val="left"/>
        <w:rPr>
          <w:del w:id="806" w:author="Délcio Raúl" w:date="2026-05-19T00:41:00Z" w16du:dateUtc="2026-05-18T23:41:00Z"/>
          <w:rFonts w:eastAsia="Times New Roman"/>
          <w:bCs/>
          <w:color w:val="000000"/>
          <w:lang w:eastAsia="pt-PT"/>
        </w:rPr>
        <w:pPrChange w:id="807" w:author="Délcio Raúl" w:date="2026-05-19T00:44:00Z" w16du:dateUtc="2026-05-18T23:44:00Z">
          <w:pPr>
            <w:ind w:firstLine="0"/>
          </w:pPr>
        </w:pPrChange>
      </w:pPr>
      <w:del w:id="808" w:author="Délcio Raúl" w:date="2026-05-19T00:41:00Z" w16du:dateUtc="2026-05-18T23:41:00Z">
        <w:r w:rsidRPr="001878C5" w:rsidDel="00260C08">
          <w:rPr>
            <w:rFonts w:eastAsia="Times New Roman"/>
            <w:bCs/>
            <w:color w:val="000000"/>
            <w:lang w:eastAsia="pt-PT"/>
          </w:rPr>
          <w:delText>Por fim, é imperativo considerar a arquitetura de segurança no desenvolvimento web, visto que sistemas de atendimento e pagamentos lidam com dados sensíveis. Viega e McGraw (2002) sublinham a necessidade de integrar práticas de segurança desde as fases iniciais do desenvolvimento, adotando mecanismos como autenticação robusta, criptografia de dados em trânsito e repouso, além de políticas de controle de acesso estritas.</w:delText>
        </w:r>
      </w:del>
    </w:p>
    <w:p w14:paraId="46BC3526" w14:textId="6A343E6A" w:rsidR="001878C5" w:rsidRPr="001878C5" w:rsidDel="00260C08" w:rsidRDefault="001878C5">
      <w:pPr>
        <w:rPr>
          <w:del w:id="809" w:author="Délcio Raúl" w:date="2026-05-19T00:41:00Z" w16du:dateUtc="2026-05-18T23:41:00Z"/>
        </w:rPr>
        <w:pPrChange w:id="810" w:author="Délcio Raúl" w:date="2026-05-19T00:44:00Z" w16du:dateUtc="2026-05-18T23:44:00Z">
          <w:pPr>
            <w:pStyle w:val="Ttulo2"/>
          </w:pPr>
        </w:pPrChange>
      </w:pPr>
      <w:del w:id="811" w:author="Délcio Raúl" w:date="2026-05-19T00:41:00Z" w16du:dateUtc="2026-05-18T23:41:00Z">
        <w:r w:rsidRPr="001878C5" w:rsidDel="00260C08">
          <w:delText>1.6. Tecnologias para Desenvolvimento Web</w:delText>
        </w:r>
      </w:del>
    </w:p>
    <w:p w14:paraId="3D4FC2D4" w14:textId="7F2568E2" w:rsidR="001878C5" w:rsidRPr="001878C5" w:rsidDel="00260C08" w:rsidRDefault="001878C5">
      <w:pPr>
        <w:jc w:val="left"/>
        <w:rPr>
          <w:del w:id="812" w:author="Délcio Raúl" w:date="2026-05-19T00:41:00Z" w16du:dateUtc="2026-05-18T23:41:00Z"/>
          <w:rFonts w:eastAsia="Times New Roman"/>
          <w:bCs/>
          <w:color w:val="000000"/>
          <w:lang w:eastAsia="pt-PT"/>
        </w:rPr>
        <w:pPrChange w:id="813" w:author="Délcio Raúl" w:date="2026-05-19T00:44:00Z" w16du:dateUtc="2026-05-18T23:44:00Z">
          <w:pPr>
            <w:ind w:firstLine="0"/>
          </w:pPr>
        </w:pPrChange>
      </w:pPr>
      <w:del w:id="814" w:author="Délcio Raúl" w:date="2026-05-19T00:41:00Z" w16du:dateUtc="2026-05-18T23:41:00Z">
        <w:r w:rsidRPr="001878C5" w:rsidDel="00260C08">
          <w:rPr>
            <w:rFonts w:eastAsia="Times New Roman"/>
            <w:bCs/>
            <w:color w:val="000000"/>
            <w:lang w:eastAsia="pt-PT"/>
          </w:rPr>
          <w:delText>O ecossistema de tecnologias para desenvolvimento web é vasto e em constante evolução, englobando linguagens de programação, frameworks, bases de dados, protocolos e ferramentas de suporte. Segundo Laudon e Laudon (2019), a escolha adequada das tecnologias impacta diretamente na qualidade, desempenho e manutenção das aplicações.</w:delText>
        </w:r>
      </w:del>
    </w:p>
    <w:p w14:paraId="691CEFAD" w14:textId="30E14DE3" w:rsidR="007F4CAD" w:rsidDel="00260C08" w:rsidRDefault="007F4CAD">
      <w:pPr>
        <w:jc w:val="left"/>
        <w:rPr>
          <w:del w:id="815" w:author="Délcio Raúl" w:date="2026-05-19T00:41:00Z" w16du:dateUtc="2026-05-18T23:41:00Z"/>
          <w:rFonts w:eastAsia="Times New Roman"/>
          <w:bCs/>
          <w:color w:val="000000"/>
          <w:lang w:eastAsia="pt-PT"/>
        </w:rPr>
        <w:pPrChange w:id="816" w:author="Délcio Raúl" w:date="2026-05-19T00:44:00Z" w16du:dateUtc="2026-05-18T23:44:00Z">
          <w:pPr>
            <w:ind w:firstLine="0"/>
          </w:pPr>
        </w:pPrChange>
      </w:pPr>
      <w:del w:id="817" w:author="Délcio Raúl" w:date="2026-05-19T00:41:00Z" w16du:dateUtc="2026-05-18T23:41:00Z">
        <w:r w:rsidRPr="007F4CAD" w:rsidDel="00260C08">
          <w:rPr>
            <w:rFonts w:eastAsia="Times New Roman"/>
            <w:bCs/>
            <w:color w:val="000000"/>
            <w:lang w:eastAsia="pt-PT"/>
          </w:rPr>
          <w:delText>No front-end, as tecnologias fundamentais são HTML5, CSS3 e frameworks de estilização como o Bootstrap, que formam a base para a construção de interfaces responsivas e acessíveis. Resnick et al. (2013) ressaltam a importância do HTML5 para permitir estruturas semânticas e integração nativa de elementos multimídia e gráficos, enquanto o CSS3 e o Bootstrap possibilitam estilização avançada, sistema de grid responsivo e componentes pré-construídos, essenciais para garantir consistência visual e compatibilidade entre diferentes dispositivos e tamanhos de tela.</w:delText>
        </w:r>
      </w:del>
    </w:p>
    <w:p w14:paraId="5DA4DBBF" w14:textId="7C98B3F3" w:rsidR="001878C5" w:rsidRPr="001878C5" w:rsidDel="00260C08" w:rsidRDefault="007F4CAD">
      <w:pPr>
        <w:jc w:val="left"/>
        <w:rPr>
          <w:del w:id="818" w:author="Délcio Raúl" w:date="2026-05-19T00:41:00Z" w16du:dateUtc="2026-05-18T23:41:00Z"/>
          <w:rFonts w:eastAsia="Times New Roman"/>
          <w:bCs/>
          <w:color w:val="000000"/>
          <w:lang w:eastAsia="pt-PT"/>
        </w:rPr>
        <w:pPrChange w:id="819" w:author="Délcio Raúl" w:date="2026-05-19T00:44:00Z" w16du:dateUtc="2026-05-18T23:44:00Z">
          <w:pPr>
            <w:ind w:firstLine="0"/>
          </w:pPr>
        </w:pPrChange>
      </w:pPr>
      <w:del w:id="820" w:author="Délcio Raúl" w:date="2026-05-19T00:41:00Z" w16du:dateUtc="2026-05-18T23:41:00Z">
        <w:r w:rsidRPr="007F4CAD" w:rsidDel="00260C08">
          <w:rPr>
            <w:rFonts w:eastAsia="Times New Roman"/>
            <w:bCs/>
            <w:color w:val="000000"/>
            <w:lang w:eastAsia="pt-PT"/>
          </w:rPr>
          <w:delText xml:space="preserve">A modularização da interface tem sido impulsionada por abordagens que priorizam a renderização server-side e a reutilização de componentes visuais. Conforme destacam estudos sobre arquitetura web moderna, a utilização de templates Django em conjunto com a estrutura de componentes do Bootstrap permite construir layouts padronizados, responsivos e de fácil manutenção, sem a dependência de frameworks pesados de cliente. Para elementos que exigem renderização gráfica dinâmica ou interatividade específica (como gráficos de consumo energético, indicadores de rede ou dashboards operacionais), o uso de HTML + Canvas oferece uma solução leve e nativa, mantendo o desempenho e alinhando-se ao padrão MVT </w:delText>
        </w:r>
        <w:r w:rsidDel="00260C08">
          <w:rPr>
            <w:rFonts w:eastAsia="Times New Roman"/>
            <w:bCs/>
            <w:color w:val="000000"/>
            <w:lang w:eastAsia="pt-PT"/>
          </w:rPr>
          <w:delText>(Model-View-Template) do Django</w:delText>
        </w:r>
        <w:r w:rsidR="001878C5" w:rsidRPr="001878C5" w:rsidDel="00260C08">
          <w:rPr>
            <w:rFonts w:eastAsia="Times New Roman"/>
            <w:bCs/>
            <w:color w:val="000000"/>
            <w:lang w:eastAsia="pt-PT"/>
          </w:rPr>
          <w:delText>.</w:delText>
        </w:r>
      </w:del>
    </w:p>
    <w:p w14:paraId="5B17E97A" w14:textId="2630CFEE" w:rsidR="007F4CAD" w:rsidDel="00260C08" w:rsidRDefault="007F4CAD">
      <w:pPr>
        <w:jc w:val="left"/>
        <w:rPr>
          <w:del w:id="821" w:author="Délcio Raúl" w:date="2026-05-19T00:41:00Z" w16du:dateUtc="2026-05-18T23:41:00Z"/>
          <w:rFonts w:eastAsia="Times New Roman"/>
          <w:bCs/>
          <w:color w:val="000000"/>
          <w:lang w:eastAsia="pt-PT"/>
        </w:rPr>
        <w:pPrChange w:id="822" w:author="Délcio Raúl" w:date="2026-05-19T00:44:00Z" w16du:dateUtc="2026-05-18T23:44:00Z">
          <w:pPr>
            <w:ind w:firstLine="0"/>
          </w:pPr>
        </w:pPrChange>
      </w:pPr>
      <w:del w:id="823" w:author="Délcio Raúl" w:date="2026-05-19T00:41:00Z" w16du:dateUtc="2026-05-18T23:41:00Z">
        <w:r w:rsidRPr="007F4CAD" w:rsidDel="00260C08">
          <w:rPr>
            <w:rFonts w:eastAsia="Times New Roman"/>
            <w:bCs/>
            <w:color w:val="000000"/>
            <w:lang w:eastAsia="pt-PT"/>
          </w:rPr>
          <w:delText>No back-end, a diversidade tecnológica permite a escolha conforme requisitos específicos de segurança, escalabilidade e integração. Sommerville (2011) destaca linguagens como Java, C#, PHP e Python como opções predominantes para sistemas corporativos. O Django (Python), em particular, é amplamente valorizado por seu ecossistema maduro, que inclui ORM integrado, proteção nativa contra vulnerabilidades comuns (como CSRF e SQL Injection) e uma arquitetura que favorece o desenvolvimento rápido e seguro de plataformas de atendimento e gestão financeira. Essa robustez é fundamental para garantir a confiabilidade, a auditoria e a conformidade em ambientes de serviços públicos e transações sensíveis.</w:delText>
        </w:r>
      </w:del>
    </w:p>
    <w:p w14:paraId="44A28F11" w14:textId="3534C5C2" w:rsidR="001878C5" w:rsidRPr="001878C5" w:rsidDel="00260C08" w:rsidRDefault="001878C5">
      <w:pPr>
        <w:jc w:val="left"/>
        <w:rPr>
          <w:del w:id="824" w:author="Délcio Raúl" w:date="2026-05-19T00:41:00Z" w16du:dateUtc="2026-05-18T23:41:00Z"/>
          <w:rFonts w:eastAsia="Times New Roman"/>
          <w:bCs/>
          <w:color w:val="000000"/>
          <w:lang w:eastAsia="pt-PT"/>
        </w:rPr>
        <w:pPrChange w:id="825" w:author="Délcio Raúl" w:date="2026-05-19T00:44:00Z" w16du:dateUtc="2026-05-18T23:44:00Z">
          <w:pPr>
            <w:ind w:firstLine="0"/>
          </w:pPr>
        </w:pPrChange>
      </w:pPr>
      <w:del w:id="826" w:author="Délcio Raúl" w:date="2026-05-19T00:41:00Z" w16du:dateUtc="2026-05-18T23:41:00Z">
        <w:r w:rsidRPr="001878C5" w:rsidDel="00260C08">
          <w:rPr>
            <w:rFonts w:eastAsia="Times New Roman"/>
            <w:bCs/>
            <w:color w:val="000000"/>
            <w:lang w:eastAsia="pt-PT"/>
          </w:rPr>
          <w:delText>Quanto a bancos de dados, a escolha entre modelos relacionais e não relacionais depende das características dos dados e das necessidades da aplicação. Elmasri e Navathe (2015) explicam que sistemas relacionais, baseados em SQL, oferecem consistência e integridade transacional, essenciais para operações financeiras. Por outro lado, bancos NoSQL, como MongoDB e Cassandra, proporcionam alta escalabilidade e flexibilidade no armazenamento de dados semi-estruturados, sendo úteis para logs, sessões e dados de usuário (Stonebraker, 2010).</w:delText>
        </w:r>
      </w:del>
    </w:p>
    <w:p w14:paraId="2B575904" w14:textId="6A24339F" w:rsidR="001878C5" w:rsidRPr="001878C5" w:rsidDel="00260C08" w:rsidRDefault="001878C5">
      <w:pPr>
        <w:jc w:val="left"/>
        <w:rPr>
          <w:del w:id="827" w:author="Délcio Raúl" w:date="2026-05-19T00:41:00Z" w16du:dateUtc="2026-05-18T23:41:00Z"/>
          <w:rFonts w:eastAsia="Times New Roman"/>
          <w:bCs/>
          <w:color w:val="000000"/>
          <w:lang w:eastAsia="pt-PT"/>
        </w:rPr>
        <w:pPrChange w:id="828" w:author="Délcio Raúl" w:date="2026-05-19T00:44:00Z" w16du:dateUtc="2026-05-18T23:44:00Z">
          <w:pPr>
            <w:ind w:firstLine="0"/>
          </w:pPr>
        </w:pPrChange>
      </w:pPr>
      <w:del w:id="829" w:author="Délcio Raúl" w:date="2026-05-19T00:41:00Z" w16du:dateUtc="2026-05-18T23:41:00Z">
        <w:r w:rsidRPr="001878C5" w:rsidDel="00260C08">
          <w:rPr>
            <w:rFonts w:eastAsia="Times New Roman"/>
            <w:bCs/>
            <w:color w:val="000000"/>
            <w:lang w:eastAsia="pt-PT"/>
          </w:rPr>
          <w:delText>Além disso, a integração de APIs RESTful tornou-se padrão para comunicação entre sistemas distribuídos. Pautado nos princípios REST de Fielding (2000), as APIs garantem interoperabilidade, permitindo que diferentes componentes e serviços interajam de forma padronizada e escalável. Tecnologias como JSON e XML são amplamente utilizadas para troca de dados, enquanto ferramentas de autenticação via OAuth 2.0 asseguram a segurança no acesso aos recursos (Hardt, 2012).</w:delText>
        </w:r>
      </w:del>
    </w:p>
    <w:p w14:paraId="50FEC020" w14:textId="07DE569C" w:rsidR="001878C5" w:rsidRPr="001878C5" w:rsidDel="00260C08" w:rsidRDefault="001878C5">
      <w:pPr>
        <w:jc w:val="left"/>
        <w:rPr>
          <w:del w:id="830" w:author="Délcio Raúl" w:date="2026-05-19T00:41:00Z" w16du:dateUtc="2026-05-18T23:41:00Z"/>
          <w:rFonts w:eastAsia="Times New Roman"/>
          <w:bCs/>
          <w:color w:val="000000"/>
          <w:lang w:eastAsia="pt-PT"/>
        </w:rPr>
        <w:pPrChange w:id="831" w:author="Délcio Raúl" w:date="2026-05-19T00:44:00Z" w16du:dateUtc="2026-05-18T23:44:00Z">
          <w:pPr>
            <w:ind w:firstLine="0"/>
          </w:pPr>
        </w:pPrChange>
      </w:pPr>
      <w:del w:id="832" w:author="Délcio Raúl" w:date="2026-05-19T00:41:00Z" w16du:dateUtc="2026-05-18T23:41:00Z">
        <w:r w:rsidRPr="001878C5" w:rsidDel="00260C08">
          <w:rPr>
            <w:rFonts w:eastAsia="Times New Roman"/>
            <w:bCs/>
            <w:color w:val="000000"/>
            <w:lang w:eastAsia="pt-PT"/>
          </w:rPr>
          <w:delText>Para facilitar o desenvolvimento e a implantação, a utilização de containers, como Docker, e orquestração via Kubernetes, tem sido amplamente adotada. Boettiger (2015) argumenta que containers promovem portabilidade e isolamento de ambientes, reduzindo problemas de dependências e facilitando o escalonamento automático, características fundamentais para plataformas web que atendem milhares de usuários simultâneos.</w:delText>
        </w:r>
      </w:del>
    </w:p>
    <w:p w14:paraId="581D6503" w14:textId="5057A06A" w:rsidR="001878C5" w:rsidRPr="001878C5" w:rsidDel="00260C08" w:rsidRDefault="001878C5">
      <w:pPr>
        <w:jc w:val="left"/>
        <w:rPr>
          <w:del w:id="833" w:author="Délcio Raúl" w:date="2026-05-19T00:41:00Z" w16du:dateUtc="2026-05-18T23:41:00Z"/>
          <w:rFonts w:eastAsia="Times New Roman"/>
          <w:bCs/>
          <w:color w:val="000000"/>
          <w:lang w:eastAsia="pt-PT"/>
        </w:rPr>
        <w:pPrChange w:id="834" w:author="Délcio Raúl" w:date="2026-05-19T00:44:00Z" w16du:dateUtc="2026-05-18T23:44:00Z">
          <w:pPr>
            <w:ind w:firstLine="0"/>
          </w:pPr>
        </w:pPrChange>
      </w:pPr>
      <w:del w:id="835" w:author="Délcio Raúl" w:date="2026-05-19T00:41:00Z" w16du:dateUtc="2026-05-18T23:41:00Z">
        <w:r w:rsidRPr="001878C5" w:rsidDel="00260C08">
          <w:rPr>
            <w:rFonts w:eastAsia="Times New Roman"/>
            <w:bCs/>
            <w:color w:val="000000"/>
            <w:lang w:eastAsia="pt-PT"/>
          </w:rPr>
          <w:delText>Por fim, o desenvolvimento ágil e a integração contínua (CI/CD) são práticas essenciais para garantir rapidez e qualidade na entrega de software. Humble e Farley (2010) descrevem pipelines automatizados que permitem testes constantes, integração e deploy frequente, minimizando riscos e garantindo a evolução contínua do sistema.</w:delText>
        </w:r>
      </w:del>
    </w:p>
    <w:p w14:paraId="7AB918AD" w14:textId="5F2E0AB1" w:rsidR="001878C5" w:rsidRPr="001878C5" w:rsidDel="00260C08" w:rsidRDefault="001878C5">
      <w:pPr>
        <w:rPr>
          <w:del w:id="836" w:author="Délcio Raúl" w:date="2026-05-19T00:41:00Z" w16du:dateUtc="2026-05-18T23:41:00Z"/>
        </w:rPr>
        <w:pPrChange w:id="837" w:author="Délcio Raúl" w:date="2026-05-19T00:44:00Z" w16du:dateUtc="2026-05-18T23:44:00Z">
          <w:pPr>
            <w:pStyle w:val="Ttulo2"/>
          </w:pPr>
        </w:pPrChange>
      </w:pPr>
      <w:del w:id="838" w:author="Délcio Raúl" w:date="2026-05-19T00:41:00Z" w16du:dateUtc="2026-05-18T23:41:00Z">
        <w:r w:rsidRPr="001878C5" w:rsidDel="00260C08">
          <w:delText>1.7. Sistemas de Informação e Impacto de Gestão</w:delText>
        </w:r>
      </w:del>
    </w:p>
    <w:p w14:paraId="29F496F7" w14:textId="009D9FF1" w:rsidR="001878C5" w:rsidRPr="001878C5" w:rsidDel="00260C08" w:rsidRDefault="001878C5">
      <w:pPr>
        <w:jc w:val="left"/>
        <w:rPr>
          <w:del w:id="839" w:author="Délcio Raúl" w:date="2026-05-19T00:41:00Z" w16du:dateUtc="2026-05-18T23:41:00Z"/>
          <w:rFonts w:eastAsia="Times New Roman"/>
          <w:bCs/>
          <w:color w:val="000000"/>
          <w:lang w:eastAsia="pt-PT"/>
        </w:rPr>
        <w:pPrChange w:id="840" w:author="Délcio Raúl" w:date="2026-05-19T00:44:00Z" w16du:dateUtc="2026-05-18T23:44:00Z">
          <w:pPr>
            <w:ind w:firstLine="0"/>
          </w:pPr>
        </w:pPrChange>
      </w:pPr>
      <w:del w:id="841" w:author="Délcio Raúl" w:date="2026-05-19T00:41:00Z" w16du:dateUtc="2026-05-18T23:41:00Z">
        <w:r w:rsidRPr="001878C5" w:rsidDel="00260C08">
          <w:rPr>
            <w:rFonts w:eastAsia="Times New Roman"/>
            <w:bCs/>
            <w:color w:val="000000"/>
            <w:lang w:eastAsia="pt-PT"/>
          </w:rPr>
          <w:delText>Os sistemas de informação desempenham papel central na gestão organizacional, possibilitando a automação, integração e otimização de processos críticos. Laudon e Laudon (2019) definem sistemas de informação como conjuntos organizados de componentes que coletam, processam, armazenam e disseminam informações para apoiar a tomada de decisão, coordenação e controle.</w:delText>
        </w:r>
      </w:del>
    </w:p>
    <w:p w14:paraId="27504DC9" w14:textId="361720AA" w:rsidR="001878C5" w:rsidRPr="001878C5" w:rsidDel="00260C08" w:rsidRDefault="001878C5">
      <w:pPr>
        <w:jc w:val="left"/>
        <w:rPr>
          <w:del w:id="842" w:author="Délcio Raúl" w:date="2026-05-19T00:41:00Z" w16du:dateUtc="2026-05-18T23:41:00Z"/>
          <w:rFonts w:eastAsia="Times New Roman"/>
          <w:bCs/>
          <w:color w:val="000000"/>
          <w:lang w:eastAsia="pt-PT"/>
        </w:rPr>
        <w:pPrChange w:id="843" w:author="Délcio Raúl" w:date="2026-05-19T00:44:00Z" w16du:dateUtc="2026-05-18T23:44:00Z">
          <w:pPr>
            <w:ind w:firstLine="0"/>
          </w:pPr>
        </w:pPrChange>
      </w:pPr>
      <w:del w:id="844" w:author="Délcio Raúl" w:date="2026-05-19T00:41:00Z" w16du:dateUtc="2026-05-18T23:41:00Z">
        <w:r w:rsidRPr="001878C5" w:rsidDel="00260C08">
          <w:rPr>
            <w:rFonts w:eastAsia="Times New Roman"/>
            <w:bCs/>
            <w:color w:val="000000"/>
            <w:lang w:eastAsia="pt-PT"/>
          </w:rPr>
          <w:delText>No contexto de gestão de atendimento e pagamentos, sistemas de informação permitem o alinhamento entre as operações e as estratégias da organização. De acordo com Davenport (1998), a implementação eficaz desses sistemas pode resultar em ganhos significativos de eficiência, redução de custos e melhoria na qualidade do serviço prestado, especialmente em setores que demandam alta confiabilidade e rapidez na resolução de demandas.</w:delText>
        </w:r>
      </w:del>
    </w:p>
    <w:p w14:paraId="4EC4D982" w14:textId="13272663" w:rsidR="001878C5" w:rsidRPr="001878C5" w:rsidDel="00260C08" w:rsidRDefault="001878C5">
      <w:pPr>
        <w:jc w:val="left"/>
        <w:rPr>
          <w:del w:id="845" w:author="Délcio Raúl" w:date="2026-05-19T00:41:00Z" w16du:dateUtc="2026-05-18T23:41:00Z"/>
          <w:rFonts w:eastAsia="Times New Roman"/>
          <w:bCs/>
          <w:color w:val="000000"/>
          <w:lang w:eastAsia="pt-PT"/>
        </w:rPr>
        <w:pPrChange w:id="846" w:author="Délcio Raúl" w:date="2026-05-19T00:44:00Z" w16du:dateUtc="2026-05-18T23:44:00Z">
          <w:pPr>
            <w:ind w:firstLine="0"/>
          </w:pPr>
        </w:pPrChange>
      </w:pPr>
      <w:del w:id="847" w:author="Délcio Raúl" w:date="2026-05-19T00:41:00Z" w16du:dateUtc="2026-05-18T23:41:00Z">
        <w:r w:rsidRPr="001878C5" w:rsidDel="00260C08">
          <w:rPr>
            <w:rFonts w:eastAsia="Times New Roman"/>
            <w:bCs/>
            <w:color w:val="000000"/>
            <w:lang w:eastAsia="pt-PT"/>
          </w:rPr>
          <w:delText>Castells (2010) enfatiza que, na sociedade em rede contemporânea, a capacidade de gerir informações de forma ágil e integrada é fator decisivo para a competitividade. A digitalização dos processos de atendimento, aliada à automação dos pagamentos, transforma a dinâmica organizacional, possibilitando respostas mais rápidas e personalizadas às necessidades dos clientes, tanto pré quanto pós-pago.</w:delText>
        </w:r>
      </w:del>
    </w:p>
    <w:p w14:paraId="70D9209F" w14:textId="55CC3562" w:rsidR="001878C5" w:rsidRPr="001878C5" w:rsidDel="00260C08" w:rsidRDefault="001878C5">
      <w:pPr>
        <w:jc w:val="left"/>
        <w:rPr>
          <w:del w:id="848" w:author="Délcio Raúl" w:date="2026-05-19T00:41:00Z" w16du:dateUtc="2026-05-18T23:41:00Z"/>
          <w:rFonts w:eastAsia="Times New Roman"/>
          <w:bCs/>
          <w:color w:val="000000"/>
          <w:lang w:eastAsia="pt-PT"/>
        </w:rPr>
        <w:pPrChange w:id="849" w:author="Délcio Raúl" w:date="2026-05-19T00:44:00Z" w16du:dateUtc="2026-05-18T23:44:00Z">
          <w:pPr>
            <w:ind w:firstLine="0"/>
          </w:pPr>
        </w:pPrChange>
      </w:pPr>
      <w:del w:id="850" w:author="Délcio Raúl" w:date="2026-05-19T00:41:00Z" w16du:dateUtc="2026-05-18T23:41:00Z">
        <w:r w:rsidRPr="001878C5" w:rsidDel="00260C08">
          <w:rPr>
            <w:rFonts w:eastAsia="Times New Roman"/>
            <w:bCs/>
            <w:color w:val="000000"/>
            <w:lang w:eastAsia="pt-PT"/>
          </w:rPr>
          <w:delText>Adicionalmente, o modelo de sistemas de apoio à decisão (DSS - Decision Support Systems), conforme descrito por Turban et al. (2013), oferece suporte analítico que permite aos gestores avaliar cenários, identificar gargalos e otimizar recursos. Em plataformas web, a integração de dashboards e relatórios analíticos é fundamental para monitorar indicadores de desempenho, facilitando a tomada de decisão baseada em dados.</w:delText>
        </w:r>
      </w:del>
    </w:p>
    <w:p w14:paraId="54C57024" w14:textId="3A1592BE" w:rsidR="001878C5" w:rsidRPr="001878C5" w:rsidDel="00260C08" w:rsidRDefault="001878C5">
      <w:pPr>
        <w:jc w:val="left"/>
        <w:rPr>
          <w:del w:id="851" w:author="Délcio Raúl" w:date="2026-05-19T00:41:00Z" w16du:dateUtc="2026-05-18T23:41:00Z"/>
          <w:rFonts w:eastAsia="Times New Roman"/>
          <w:bCs/>
          <w:color w:val="000000"/>
          <w:lang w:eastAsia="pt-PT"/>
        </w:rPr>
        <w:pPrChange w:id="852" w:author="Délcio Raúl" w:date="2026-05-19T00:44:00Z" w16du:dateUtc="2026-05-18T23:44:00Z">
          <w:pPr>
            <w:ind w:firstLine="0"/>
          </w:pPr>
        </w:pPrChange>
      </w:pPr>
      <w:del w:id="853" w:author="Délcio Raúl" w:date="2026-05-19T00:41:00Z" w16du:dateUtc="2026-05-18T23:41:00Z">
        <w:r w:rsidRPr="001878C5" w:rsidDel="00260C08">
          <w:rPr>
            <w:rFonts w:eastAsia="Times New Roman"/>
            <w:bCs/>
            <w:color w:val="000000"/>
            <w:lang w:eastAsia="pt-PT"/>
          </w:rPr>
          <w:delText>Por outro lado, a adoção de sistemas de informação exige a reestruturação dos processos organizacionais, o que pode gerar resistências internas. Hammer e Champy (2001) destacam que a reengenharia de processos, muitas vezes necessária, deve ser acompanhada de estratégias de gestão de mudança para garantir a aceitação e a efetividade das novas soluções.</w:delText>
        </w:r>
      </w:del>
    </w:p>
    <w:p w14:paraId="356C0300" w14:textId="11DCB309" w:rsidR="001878C5" w:rsidRPr="001878C5" w:rsidDel="00260C08" w:rsidRDefault="001878C5">
      <w:pPr>
        <w:jc w:val="left"/>
        <w:rPr>
          <w:del w:id="854" w:author="Délcio Raúl" w:date="2026-05-19T00:41:00Z" w16du:dateUtc="2026-05-18T23:41:00Z"/>
          <w:rFonts w:eastAsia="Times New Roman"/>
          <w:bCs/>
          <w:color w:val="000000"/>
          <w:lang w:eastAsia="pt-PT"/>
        </w:rPr>
        <w:pPrChange w:id="855" w:author="Délcio Raúl" w:date="2026-05-19T00:44:00Z" w16du:dateUtc="2026-05-18T23:44:00Z">
          <w:pPr>
            <w:ind w:firstLine="0"/>
          </w:pPr>
        </w:pPrChange>
      </w:pPr>
      <w:del w:id="856" w:author="Délcio Raúl" w:date="2026-05-19T00:41:00Z" w16du:dateUtc="2026-05-18T23:41:00Z">
        <w:r w:rsidRPr="001878C5" w:rsidDel="00260C08">
          <w:rPr>
            <w:rFonts w:eastAsia="Times New Roman"/>
            <w:bCs/>
            <w:color w:val="000000"/>
            <w:lang w:eastAsia="pt-PT"/>
          </w:rPr>
          <w:delText>No que concerne à segurança da informação, a proteção dos dados dos clientes e das transações financeiras é imperativa para garantir a confiança e a conformidade regulatória. Crosby et al. (2012) ressaltam que sistemas de informação devem incorporar políticas de segurança, auditoria e conformidade, mitigando riscos de fraudes e vazamentos de dados.</w:delText>
        </w:r>
      </w:del>
    </w:p>
    <w:p w14:paraId="0BBBDC63" w14:textId="0BCB51E9" w:rsidR="001878C5" w:rsidRPr="001878C5" w:rsidDel="00260C08" w:rsidRDefault="001878C5">
      <w:pPr>
        <w:jc w:val="left"/>
        <w:rPr>
          <w:del w:id="857" w:author="Délcio Raúl" w:date="2026-05-19T00:41:00Z" w16du:dateUtc="2026-05-18T23:41:00Z"/>
          <w:rFonts w:eastAsia="Times New Roman"/>
          <w:bCs/>
          <w:color w:val="000000"/>
          <w:lang w:eastAsia="pt-PT"/>
        </w:rPr>
        <w:pPrChange w:id="858" w:author="Délcio Raúl" w:date="2026-05-19T00:44:00Z" w16du:dateUtc="2026-05-18T23:44:00Z">
          <w:pPr>
            <w:ind w:firstLine="0"/>
          </w:pPr>
        </w:pPrChange>
      </w:pPr>
      <w:del w:id="859" w:author="Délcio Raúl" w:date="2026-05-19T00:41:00Z" w16du:dateUtc="2026-05-18T23:41:00Z">
        <w:r w:rsidRPr="001878C5" w:rsidDel="00260C08">
          <w:rPr>
            <w:rFonts w:eastAsia="Times New Roman"/>
            <w:bCs/>
            <w:color w:val="000000"/>
            <w:lang w:eastAsia="pt-PT"/>
          </w:rPr>
          <w:delText>Finalmente, a interoperabilidade entre sistemas internos e externos é um fator crítico para a integração eficiente dos processos de atendimento e pagamento. De acordo com Chen (2018), a utilização de arquiteturas orientadas a serviços e padrões abertos facilita essa integração, promovendo agilidade e flexibilidade na gestão organizacional.</w:delText>
        </w:r>
      </w:del>
    </w:p>
    <w:p w14:paraId="41027D15" w14:textId="77777777" w:rsidR="009D03DE" w:rsidRDefault="009D03DE">
      <w:pPr>
        <w:jc w:val="left"/>
        <w:rPr>
          <w:rFonts w:eastAsia="Times New Roman"/>
          <w:bCs/>
          <w:color w:val="000000"/>
          <w:lang w:eastAsia="pt-PT"/>
        </w:rPr>
        <w:pPrChange w:id="860" w:author="Délcio Raúl" w:date="2026-05-19T00:44:00Z" w16du:dateUtc="2026-05-18T23:44:00Z">
          <w:pPr/>
        </w:pPrChange>
      </w:pPr>
      <w:r>
        <w:rPr>
          <w:rFonts w:eastAsia="Times New Roman"/>
          <w:bCs/>
          <w:color w:val="000000"/>
          <w:lang w:eastAsia="pt-PT"/>
        </w:rPr>
        <w:br w:type="page"/>
      </w:r>
    </w:p>
    <w:p w14:paraId="17857489" w14:textId="77777777" w:rsidR="009D03DE" w:rsidRDefault="009D03DE">
      <w:pPr>
        <w:spacing w:line="360" w:lineRule="auto"/>
        <w:pPrChange w:id="861" w:author="Délcio Raúl" w:date="2026-05-19T00:32:00Z" w16du:dateUtc="2026-05-18T23:32:00Z">
          <w:pPr/>
        </w:pPrChange>
      </w:pPr>
    </w:p>
    <w:p w14:paraId="75D46071" w14:textId="77777777" w:rsidR="009D03DE" w:rsidRDefault="009D03DE">
      <w:pPr>
        <w:spacing w:line="360" w:lineRule="auto"/>
        <w:pPrChange w:id="862" w:author="Délcio Raúl" w:date="2026-05-19T00:32:00Z" w16du:dateUtc="2026-05-18T23:32:00Z">
          <w:pPr/>
        </w:pPrChange>
      </w:pPr>
    </w:p>
    <w:p w14:paraId="6F84C37D" w14:textId="77777777" w:rsidR="009D03DE" w:rsidRDefault="009D03DE">
      <w:pPr>
        <w:spacing w:line="360" w:lineRule="auto"/>
        <w:pPrChange w:id="863" w:author="Délcio Raúl" w:date="2026-05-19T00:32:00Z" w16du:dateUtc="2026-05-18T23:32:00Z">
          <w:pPr/>
        </w:pPrChange>
      </w:pPr>
    </w:p>
    <w:p w14:paraId="534C76BD" w14:textId="77777777" w:rsidR="009D03DE" w:rsidRDefault="009D03DE">
      <w:pPr>
        <w:spacing w:line="360" w:lineRule="auto"/>
        <w:pPrChange w:id="864" w:author="Délcio Raúl" w:date="2026-05-19T00:32:00Z" w16du:dateUtc="2026-05-18T23:32:00Z">
          <w:pPr/>
        </w:pPrChange>
      </w:pPr>
    </w:p>
    <w:p w14:paraId="377412E4" w14:textId="77777777" w:rsidR="009D03DE" w:rsidRDefault="009D03DE">
      <w:pPr>
        <w:spacing w:line="360" w:lineRule="auto"/>
        <w:pPrChange w:id="865" w:author="Délcio Raúl" w:date="2026-05-19T00:32:00Z" w16du:dateUtc="2026-05-18T23:32:00Z">
          <w:pPr/>
        </w:pPrChange>
      </w:pPr>
    </w:p>
    <w:p w14:paraId="7B0593AF" w14:textId="77777777" w:rsidR="009D03DE" w:rsidRDefault="009D03DE">
      <w:pPr>
        <w:spacing w:line="360" w:lineRule="auto"/>
        <w:pPrChange w:id="866" w:author="Délcio Raúl" w:date="2026-05-19T00:32:00Z" w16du:dateUtc="2026-05-18T23:32:00Z">
          <w:pPr/>
        </w:pPrChange>
      </w:pPr>
    </w:p>
    <w:p w14:paraId="1FFF9F21" w14:textId="77777777" w:rsidR="009D03DE" w:rsidRDefault="009D03DE">
      <w:pPr>
        <w:spacing w:line="360" w:lineRule="auto"/>
        <w:pPrChange w:id="867" w:author="Délcio Raúl" w:date="2026-05-19T00:32:00Z" w16du:dateUtc="2026-05-18T23:32:00Z">
          <w:pPr/>
        </w:pPrChange>
      </w:pPr>
    </w:p>
    <w:p w14:paraId="2C8886E3" w14:textId="77777777" w:rsidR="009D03DE" w:rsidRDefault="009D03DE">
      <w:pPr>
        <w:spacing w:line="360" w:lineRule="auto"/>
        <w:pPrChange w:id="868" w:author="Délcio Raúl" w:date="2026-05-19T00:32:00Z" w16du:dateUtc="2026-05-18T23:32:00Z">
          <w:pPr/>
        </w:pPrChange>
      </w:pPr>
    </w:p>
    <w:p w14:paraId="0CAB7A66" w14:textId="77777777" w:rsidR="009D03DE" w:rsidRDefault="009D03DE">
      <w:pPr>
        <w:spacing w:line="360" w:lineRule="auto"/>
        <w:pPrChange w:id="869" w:author="Délcio Raúl" w:date="2026-05-19T00:32:00Z" w16du:dateUtc="2026-05-18T23:32:00Z">
          <w:pPr/>
        </w:pPrChange>
      </w:pPr>
    </w:p>
    <w:p w14:paraId="29835CEB" w14:textId="77777777" w:rsidR="009D03DE" w:rsidRDefault="009D03DE">
      <w:pPr>
        <w:spacing w:line="360" w:lineRule="auto"/>
        <w:pPrChange w:id="870" w:author="Délcio Raúl" w:date="2026-05-19T00:32:00Z" w16du:dateUtc="2026-05-18T23:32:00Z">
          <w:pPr/>
        </w:pPrChange>
      </w:pPr>
    </w:p>
    <w:p w14:paraId="2F907040" w14:textId="77777777" w:rsidR="009D03DE" w:rsidRDefault="009D03DE">
      <w:pPr>
        <w:spacing w:line="360" w:lineRule="auto"/>
        <w:pPrChange w:id="871" w:author="Délcio Raúl" w:date="2026-05-19T00:32:00Z" w16du:dateUtc="2026-05-18T23:32:00Z">
          <w:pPr/>
        </w:pPrChange>
      </w:pPr>
    </w:p>
    <w:p w14:paraId="532F08A9" w14:textId="77777777" w:rsidR="009D03DE" w:rsidRDefault="009D03DE">
      <w:pPr>
        <w:spacing w:line="360" w:lineRule="auto"/>
        <w:pPrChange w:id="872" w:author="Délcio Raúl" w:date="2026-05-19T00:32:00Z" w16du:dateUtc="2026-05-18T23:32:00Z">
          <w:pPr/>
        </w:pPrChange>
      </w:pPr>
    </w:p>
    <w:p w14:paraId="4E6C2B30" w14:textId="77777777" w:rsidR="009D03DE" w:rsidRDefault="009D03DE">
      <w:pPr>
        <w:pStyle w:val="Ttulo1"/>
        <w:spacing w:line="360" w:lineRule="auto"/>
        <w:jc w:val="center"/>
        <w:pPrChange w:id="873" w:author="Délcio Raúl" w:date="2026-05-19T00:32:00Z" w16du:dateUtc="2026-05-18T23:32:00Z">
          <w:pPr>
            <w:pStyle w:val="Ttulo1"/>
            <w:jc w:val="center"/>
          </w:pPr>
        </w:pPrChange>
      </w:pPr>
      <w:bookmarkStart w:id="874" w:name="_Toc230073922"/>
      <w:bookmarkStart w:id="875" w:name="_Toc230102884"/>
      <w:r w:rsidRPr="009D03DE">
        <w:t>Capítulo II – Metodologia de Pesquisa</w:t>
      </w:r>
      <w:bookmarkEnd w:id="874"/>
      <w:bookmarkEnd w:id="875"/>
    </w:p>
    <w:p w14:paraId="26C1AA94" w14:textId="77777777" w:rsidR="009D03DE" w:rsidRDefault="009D03DE">
      <w:pPr>
        <w:spacing w:line="360" w:lineRule="auto"/>
        <w:jc w:val="center"/>
        <w:rPr>
          <w:rFonts w:eastAsia="Times New Roman"/>
          <w:b/>
          <w:bCs/>
          <w:color w:val="000000"/>
          <w:sz w:val="28"/>
          <w:lang w:eastAsia="pt-PT"/>
        </w:rPr>
        <w:pPrChange w:id="876" w:author="Délcio Raúl" w:date="2026-05-19T00:32:00Z" w16du:dateUtc="2026-05-18T23:32:00Z">
          <w:pPr>
            <w:jc w:val="center"/>
          </w:pPr>
        </w:pPrChange>
      </w:pPr>
      <w:r>
        <w:br w:type="page"/>
      </w:r>
    </w:p>
    <w:p w14:paraId="0C18B075" w14:textId="77777777" w:rsidR="00F1748A" w:rsidRDefault="00F1748A">
      <w:pPr>
        <w:pStyle w:val="Ttulo2"/>
        <w:rPr>
          <w:ins w:id="877" w:author="Délcio Raúl" w:date="2026-05-19T00:52:00Z" w16du:dateUtc="2026-05-18T23:52:00Z"/>
        </w:rPr>
        <w:pPrChange w:id="878" w:author="Délcio Raúl" w:date="2026-05-19T00:53:00Z" w16du:dateUtc="2026-05-18T23:53:00Z">
          <w:pPr>
            <w:spacing w:line="360" w:lineRule="auto"/>
            <w:jc w:val="center"/>
          </w:pPr>
        </w:pPrChange>
      </w:pPr>
      <w:bookmarkStart w:id="879" w:name="_Toc230102885"/>
      <w:ins w:id="880" w:author="Délcio Raúl" w:date="2026-05-19T00:52:00Z" w16du:dateUtc="2026-05-18T23:52:00Z">
        <w:r>
          <w:lastRenderedPageBreak/>
          <w:t>2.1 Introdução</w:t>
        </w:r>
        <w:bookmarkEnd w:id="879"/>
      </w:ins>
    </w:p>
    <w:p w14:paraId="2A36368C" w14:textId="5AB009D5" w:rsidR="00F1748A" w:rsidRDefault="00F1748A">
      <w:pPr>
        <w:spacing w:line="360" w:lineRule="auto"/>
        <w:rPr>
          <w:ins w:id="881" w:author="Délcio Raúl" w:date="2026-05-19T00:52:00Z" w16du:dateUtc="2026-05-18T23:52:00Z"/>
        </w:rPr>
        <w:pPrChange w:id="882" w:author="Délcio Raúl" w:date="2026-05-19T00:52:00Z" w16du:dateUtc="2026-05-18T23:52:00Z">
          <w:pPr>
            <w:spacing w:line="360" w:lineRule="auto"/>
            <w:jc w:val="center"/>
          </w:pPr>
        </w:pPrChange>
      </w:pPr>
      <w:ins w:id="883" w:author="Délcio Raúl" w:date="2026-05-19T00:52:00Z" w16du:dateUtc="2026-05-18T23:52:00Z">
        <w:r>
          <w:t xml:space="preserve">Este capítulo descreve os procedimentos metodológicos utilizados para conceber, desenvolver e validar a plataforma web proposta. </w:t>
        </w:r>
      </w:ins>
    </w:p>
    <w:p w14:paraId="7CD75B9E" w14:textId="77777777" w:rsidR="00F1748A" w:rsidRDefault="00F1748A">
      <w:pPr>
        <w:pStyle w:val="Ttulo3"/>
        <w:rPr>
          <w:ins w:id="884" w:author="Délcio Raúl" w:date="2026-05-19T00:52:00Z" w16du:dateUtc="2026-05-18T23:52:00Z"/>
        </w:rPr>
        <w:pPrChange w:id="885" w:author="Délcio Raúl" w:date="2026-05-19T00:53:00Z" w16du:dateUtc="2026-05-18T23:53:00Z">
          <w:pPr>
            <w:spacing w:line="360" w:lineRule="auto"/>
            <w:jc w:val="center"/>
          </w:pPr>
        </w:pPrChange>
      </w:pPr>
      <w:bookmarkStart w:id="886" w:name="_Toc230102886"/>
      <w:ins w:id="887" w:author="Délcio Raúl" w:date="2026-05-19T00:52:00Z" w16du:dateUtc="2026-05-18T23:52:00Z">
        <w:r>
          <w:t>2.2 Abordagem Geral e Justificativa Técnica</w:t>
        </w:r>
        <w:bookmarkEnd w:id="886"/>
      </w:ins>
    </w:p>
    <w:p w14:paraId="6CE2B687" w14:textId="77777777" w:rsidR="00F1748A" w:rsidRDefault="00F1748A">
      <w:pPr>
        <w:spacing w:line="360" w:lineRule="auto"/>
        <w:rPr>
          <w:ins w:id="888" w:author="Délcio Raúl" w:date="2026-05-19T00:52:00Z" w16du:dateUtc="2026-05-18T23:52:00Z"/>
        </w:rPr>
        <w:pPrChange w:id="889" w:author="Délcio Raúl" w:date="2026-05-19T00:52:00Z" w16du:dateUtc="2026-05-18T23:52:00Z">
          <w:pPr>
            <w:spacing w:line="360" w:lineRule="auto"/>
            <w:jc w:val="center"/>
          </w:pPr>
        </w:pPrChange>
      </w:pPr>
      <w:ins w:id="890" w:author="Délcio Raúl" w:date="2026-05-19T00:52:00Z" w16du:dateUtc="2026-05-18T23:52:00Z">
        <w:r>
          <w:t>O projeto seguiu uma abordagem de pesquisa aplicada, com carácter descritivo e exploratório, focada na construção de uma ferramenta concreta para otimizar os fluxos de atendimento e faturação da ENDE. A opção pelo desenvolvimento de uma plataforma web centralizada justifica-se pela necessidade de unificar processos dispersos, reduzir a dependência de atendimento presencial e oferecer um canal de autoatendimento acessível a clientes pré-pagos e pós-pagos.</w:t>
        </w:r>
      </w:ins>
    </w:p>
    <w:p w14:paraId="50815C3E" w14:textId="77777777" w:rsidR="00F1748A" w:rsidRDefault="00F1748A">
      <w:pPr>
        <w:spacing w:line="360" w:lineRule="auto"/>
        <w:rPr>
          <w:ins w:id="891" w:author="Délcio Raúl" w:date="2026-05-19T00:52:00Z" w16du:dateUtc="2026-05-18T23:52:00Z"/>
        </w:rPr>
        <w:pPrChange w:id="892" w:author="Délcio Raúl" w:date="2026-05-19T00:52:00Z" w16du:dateUtc="2026-05-18T23:52:00Z">
          <w:pPr>
            <w:spacing w:line="360" w:lineRule="auto"/>
            <w:jc w:val="center"/>
          </w:pPr>
        </w:pPrChange>
      </w:pPr>
      <w:ins w:id="893" w:author="Délcio Raúl" w:date="2026-05-19T00:52:00Z" w16du:dateUtc="2026-05-18T23:52:00Z">
        <w:r>
          <w:t>Do ponto de vista técnico, a escolha da stack – Django, Bootstrap 5 e PostgreSQL – obedeceu a critérios de viabilidade, segurança e simplicidade de manutenção. O Django foi selecionado pela sua arquitetura integrada, que já inclui gestão de autenticação, proteção nativa contra vulnerabilidades comuns e um sistema de modelos que facilita a organização dos dados. O Bootstrap 5 garantiu a construção de uma interface responsiva e intuitiva, sem sobrecarregar o desenvolvimento com bibliotecas externas ou frameworks complexos. O PostgreSQL assegurou a integridade e a consistência das transações financeiras e dos registos de clientes. Esta combinação permitiu um desenvolvimento ágil, coerente e facilmente defensável, alinhando-se com as competências técnicas exigidas no curso de Informática de Gestão e com o escopo académico do trabalho.</w:t>
        </w:r>
      </w:ins>
    </w:p>
    <w:p w14:paraId="0DBC9277" w14:textId="77777777" w:rsidR="00F1748A" w:rsidRDefault="00F1748A">
      <w:pPr>
        <w:pStyle w:val="Ttulo3"/>
        <w:rPr>
          <w:ins w:id="894" w:author="Délcio Raúl" w:date="2026-05-19T00:52:00Z" w16du:dateUtc="2026-05-18T23:52:00Z"/>
        </w:rPr>
        <w:pPrChange w:id="895" w:author="Délcio Raúl" w:date="2026-05-19T00:53:00Z" w16du:dateUtc="2026-05-18T23:53:00Z">
          <w:pPr>
            <w:spacing w:line="360" w:lineRule="auto"/>
            <w:jc w:val="center"/>
          </w:pPr>
        </w:pPrChange>
      </w:pPr>
      <w:bookmarkStart w:id="896" w:name="_Toc230102887"/>
      <w:ins w:id="897" w:author="Délcio Raúl" w:date="2026-05-19T00:52:00Z" w16du:dateUtc="2026-05-18T23:52:00Z">
        <w:r>
          <w:t>2.3 Arquitetura Web: Estrutura Modular e Componentização</w:t>
        </w:r>
        <w:bookmarkEnd w:id="896"/>
      </w:ins>
    </w:p>
    <w:p w14:paraId="164B8DD7" w14:textId="77777777" w:rsidR="00F1748A" w:rsidRDefault="00F1748A">
      <w:pPr>
        <w:spacing w:line="360" w:lineRule="auto"/>
        <w:rPr>
          <w:ins w:id="898" w:author="Délcio Raúl" w:date="2026-05-19T00:52:00Z" w16du:dateUtc="2026-05-18T23:52:00Z"/>
        </w:rPr>
        <w:pPrChange w:id="899" w:author="Délcio Raúl" w:date="2026-05-19T00:52:00Z" w16du:dateUtc="2026-05-18T23:52:00Z">
          <w:pPr>
            <w:spacing w:line="360" w:lineRule="auto"/>
            <w:jc w:val="center"/>
          </w:pPr>
        </w:pPrChange>
      </w:pPr>
      <w:ins w:id="900" w:author="Délcio Raúl" w:date="2026-05-19T00:52:00Z" w16du:dateUtc="2026-05-18T23:52:00Z">
        <w:r>
          <w:t>A estrutura da plataforma foi planeada para evitar a fragmentação comum em projetos que separam rigidamente frontend e backend. Em vez de recorrer a arquiteturas distribuídas ou microserviços, optou-se por uma abordagem monolítica modular, que concentra a lógica de negócio, a persistência de dados e a apresentação num único ecossistema. Esta decisão técnica reduz a complexidade de integração, facilita a manutenção do código e assegura que todas as camadas do sistema evoluam de forma sincronizada, o que é fundamental para um projeto académico com prazos definidos e recursos limitados.</w:t>
        </w:r>
      </w:ins>
    </w:p>
    <w:p w14:paraId="6B8D23D4" w14:textId="77777777" w:rsidR="00F1748A" w:rsidRDefault="00F1748A">
      <w:pPr>
        <w:pStyle w:val="Ttulo4"/>
        <w:rPr>
          <w:ins w:id="901" w:author="Délcio Raúl" w:date="2026-05-19T00:52:00Z" w16du:dateUtc="2026-05-18T23:52:00Z"/>
        </w:rPr>
        <w:pPrChange w:id="902" w:author="Délcio Raúl" w:date="2026-05-19T00:53:00Z" w16du:dateUtc="2026-05-18T23:53:00Z">
          <w:pPr>
            <w:spacing w:line="360" w:lineRule="auto"/>
            <w:jc w:val="center"/>
          </w:pPr>
        </w:pPrChange>
      </w:pPr>
      <w:ins w:id="903" w:author="Délcio Raúl" w:date="2026-05-19T00:52:00Z" w16du:dateUtc="2026-05-18T23:52:00Z">
        <w:r>
          <w:t>2.3.1 Arquitetura Cliente-Servidor e Componentização</w:t>
        </w:r>
      </w:ins>
    </w:p>
    <w:p w14:paraId="20A47B19" w14:textId="77777777" w:rsidR="00F1748A" w:rsidRDefault="00F1748A">
      <w:pPr>
        <w:spacing w:line="360" w:lineRule="auto"/>
        <w:rPr>
          <w:ins w:id="904" w:author="Délcio Raúl" w:date="2026-05-19T00:52:00Z" w16du:dateUtc="2026-05-18T23:52:00Z"/>
        </w:rPr>
        <w:pPrChange w:id="905" w:author="Délcio Raúl" w:date="2026-05-19T00:52:00Z" w16du:dateUtc="2026-05-18T23:52:00Z">
          <w:pPr>
            <w:spacing w:line="360" w:lineRule="auto"/>
            <w:jc w:val="center"/>
          </w:pPr>
        </w:pPrChange>
      </w:pPr>
      <w:ins w:id="906" w:author="Délcio Raúl" w:date="2026-05-19T00:52:00Z" w16du:dateUtc="2026-05-18T23:52:00Z">
        <w:r>
          <w:t xml:space="preserve">O sistema foi estruturado segundo o padrão arquitetural MVT (Model-View-Template), nativo do Django, que organiza a aplicação em três componentes logicamente </w:t>
        </w:r>
        <w:proofErr w:type="gramStart"/>
        <w:r>
          <w:t>separados</w:t>
        </w:r>
        <w:proofErr w:type="gramEnd"/>
        <w:r>
          <w:t xml:space="preserve"> mas </w:t>
        </w:r>
        <w:r>
          <w:lastRenderedPageBreak/>
          <w:t>interligados. Esta abordagem elimina a necessidade de gestão de estado no navegador ou de comunicação assíncrona complexa, mantendo toda a renderização e validação no servidor.</w:t>
        </w:r>
      </w:ins>
    </w:p>
    <w:p w14:paraId="611323F4" w14:textId="77777777" w:rsidR="00F1748A" w:rsidRDefault="00F1748A">
      <w:pPr>
        <w:spacing w:line="360" w:lineRule="auto"/>
        <w:rPr>
          <w:ins w:id="907" w:author="Délcio Raúl" w:date="2026-05-19T00:52:00Z" w16du:dateUtc="2026-05-18T23:52:00Z"/>
        </w:rPr>
        <w:pPrChange w:id="908" w:author="Délcio Raúl" w:date="2026-05-19T00:52:00Z" w16du:dateUtc="2026-05-18T23:52:00Z">
          <w:pPr>
            <w:spacing w:line="360" w:lineRule="auto"/>
            <w:jc w:val="center"/>
          </w:pPr>
        </w:pPrChange>
      </w:pPr>
      <w:ins w:id="909" w:author="Délcio Raúl" w:date="2026-05-19T00:52:00Z" w16du:dateUtc="2026-05-18T23:52:00Z">
        <w:r w:rsidRPr="00F20FFA">
          <w:rPr>
            <w:b/>
            <w:bCs/>
            <w:rPrChange w:id="910" w:author="Délcio Raúl" w:date="2026-05-19T00:54:00Z" w16du:dateUtc="2026-05-18T23:54:00Z">
              <w:rPr/>
            </w:rPrChange>
          </w:rPr>
          <w:t>Model</w:t>
        </w:r>
        <w:r>
          <w:t xml:space="preserve"> (Modelo): Responsável pela estrutura e gestão dos dados. Nesta camada foram definidas as entidades da base de dados PostgreSQL, como utilizadores, perfis de clientes, faturas, transações e registos de atendimento. O ORM do Django abstrai as consultas SQL, garantindo segurança contra injeção de código e facilitando a criação e atualização de tabelas através de migrações versionadas.</w:t>
        </w:r>
      </w:ins>
    </w:p>
    <w:p w14:paraId="3657387C" w14:textId="77777777" w:rsidR="00F1748A" w:rsidRDefault="00F1748A">
      <w:pPr>
        <w:spacing w:line="360" w:lineRule="auto"/>
        <w:rPr>
          <w:ins w:id="911" w:author="Délcio Raúl" w:date="2026-05-19T00:52:00Z" w16du:dateUtc="2026-05-18T23:52:00Z"/>
        </w:rPr>
        <w:pPrChange w:id="912" w:author="Délcio Raúl" w:date="2026-05-19T00:52:00Z" w16du:dateUtc="2026-05-18T23:52:00Z">
          <w:pPr>
            <w:spacing w:line="360" w:lineRule="auto"/>
            <w:jc w:val="center"/>
          </w:pPr>
        </w:pPrChange>
      </w:pPr>
      <w:ins w:id="913" w:author="Délcio Raúl" w:date="2026-05-19T00:52:00Z" w16du:dateUtc="2026-05-18T23:52:00Z">
        <w:r w:rsidRPr="00F20FFA">
          <w:rPr>
            <w:b/>
            <w:bCs/>
            <w:rPrChange w:id="914" w:author="Délcio Raúl" w:date="2026-05-19T00:54:00Z" w16du:dateUtc="2026-05-18T23:54:00Z">
              <w:rPr/>
            </w:rPrChange>
          </w:rPr>
          <w:t xml:space="preserve">View </w:t>
        </w:r>
        <w:r>
          <w:t>(Visão/Lógica): Contém a lógica de negócio e o processamento dos pedidos. Cada funcionalidade – seja consulta de saldo, emissão de fatura, registo de pagamento ou abertura de chamado – é tratada por uma view que valida os dados recebidos, interage com os modelos e devolve a resposta adequada ao utilizador.</w:t>
        </w:r>
      </w:ins>
    </w:p>
    <w:p w14:paraId="4B1EB5A7" w14:textId="77777777" w:rsidR="00F1748A" w:rsidRDefault="00F1748A">
      <w:pPr>
        <w:spacing w:line="360" w:lineRule="auto"/>
        <w:rPr>
          <w:ins w:id="915" w:author="Délcio Raúl" w:date="2026-05-19T00:52:00Z" w16du:dateUtc="2026-05-18T23:52:00Z"/>
        </w:rPr>
        <w:pPrChange w:id="916" w:author="Délcio Raúl" w:date="2026-05-19T00:52:00Z" w16du:dateUtc="2026-05-18T23:52:00Z">
          <w:pPr>
            <w:spacing w:line="360" w:lineRule="auto"/>
            <w:jc w:val="center"/>
          </w:pPr>
        </w:pPrChange>
      </w:pPr>
      <w:ins w:id="917" w:author="Délcio Raúl" w:date="2026-05-19T00:52:00Z" w16du:dateUtc="2026-05-18T23:52:00Z">
        <w:r w:rsidRPr="00F20FFA">
          <w:rPr>
            <w:b/>
            <w:bCs/>
            <w:rPrChange w:id="918" w:author="Délcio Raúl" w:date="2026-05-19T00:54:00Z" w16du:dateUtc="2026-05-18T23:54:00Z">
              <w:rPr/>
            </w:rPrChange>
          </w:rPr>
          <w:t>Template</w:t>
        </w:r>
        <w:r>
          <w:t xml:space="preserve"> (Interface): Camada de apresentação construída com HTML5, CSS3 e Bootstrap 5. Os </w:t>
        </w:r>
        <w:proofErr w:type="spellStart"/>
        <w:r>
          <w:t>templates</w:t>
        </w:r>
        <w:proofErr w:type="spellEnd"/>
        <w:r>
          <w:t xml:space="preserve"> são </w:t>
        </w:r>
        <w:proofErr w:type="spellStart"/>
        <w:r>
          <w:t>renderizados</w:t>
        </w:r>
        <w:proofErr w:type="spellEnd"/>
        <w:r>
          <w:t xml:space="preserve"> diretamente no servidor, o que simplifica o roteamento, acelera o carregamento das páginas e garante compatibilidade com diversos dispositivos. Esta escolha mantém a aplicação leve e de fácil manutenção, alinhando-se perfeitamente ao padrão MVT.</w:t>
        </w:r>
      </w:ins>
    </w:p>
    <w:p w14:paraId="6EB9B6F2" w14:textId="742BA1E1" w:rsidR="009D03DE" w:rsidDel="00F1748A" w:rsidRDefault="00F1748A">
      <w:pPr>
        <w:pStyle w:val="Ttulo4"/>
        <w:spacing w:line="360" w:lineRule="auto"/>
        <w:rPr>
          <w:del w:id="919" w:author="Délcio Raúl" w:date="2026-05-19T00:52:00Z" w16du:dateUtc="2026-05-18T23:52:00Z"/>
        </w:rPr>
      </w:pPr>
      <w:ins w:id="920" w:author="Délcio Raúl" w:date="2026-05-19T00:52:00Z" w16du:dateUtc="2026-05-18T23:52:00Z">
        <w:r>
          <w:t xml:space="preserve">A separação clara destas responsabilidades permitiu desenvolver módulos específicos para os regimes pré-pago e pós-pago, garantindo que as regras de negócio de cada perfil não se cruzem, </w:t>
        </w:r>
        <w:proofErr w:type="gramStart"/>
        <w:r>
          <w:t>ao mesmo tempo que</w:t>
        </w:r>
        <w:proofErr w:type="gramEnd"/>
        <w:r>
          <w:t xml:space="preserve"> se mantém uma interface unificada, segura e consistente para o utilizador final.</w:t>
        </w:r>
      </w:ins>
      <w:del w:id="921" w:author="Délcio Raúl" w:date="2026-05-19T00:52:00Z" w16du:dateUtc="2026-05-18T23:52:00Z">
        <w:r w:rsidR="009D03DE" w:rsidRPr="009D03DE" w:rsidDel="00F1748A">
          <w:delText>2.1</w:delText>
        </w:r>
        <w:r w:rsidR="009D03DE" w:rsidRPr="009D03DE" w:rsidDel="00F1748A">
          <w:rPr>
            <w:b w:val="0"/>
          </w:rPr>
          <w:delText xml:space="preserve"> </w:delText>
        </w:r>
        <w:r w:rsidR="009D03DE" w:rsidRPr="009D03DE" w:rsidDel="00F1748A">
          <w:rPr>
            <w:rStyle w:val="Ttulo2Carter"/>
            <w:b/>
          </w:rPr>
          <w:delText>Introdução</w:delText>
        </w:r>
      </w:del>
    </w:p>
    <w:p w14:paraId="22728B1B" w14:textId="77777777" w:rsidR="00F1748A" w:rsidRPr="00F1748A" w:rsidRDefault="00F1748A">
      <w:pPr>
        <w:rPr>
          <w:ins w:id="922" w:author="Délcio Raúl" w:date="2026-05-19T00:52:00Z" w16du:dateUtc="2026-05-18T23:52:00Z"/>
          <w:b/>
          <w:rPrChange w:id="923" w:author="Délcio Raúl" w:date="2026-05-19T00:52:00Z" w16du:dateUtc="2026-05-18T23:52:00Z">
            <w:rPr>
              <w:ins w:id="924" w:author="Délcio Raúl" w:date="2026-05-19T00:52:00Z" w16du:dateUtc="2026-05-18T23:52:00Z"/>
              <w:b w:val="0"/>
            </w:rPr>
          </w:rPrChange>
        </w:rPr>
        <w:pPrChange w:id="925" w:author="Délcio Raúl" w:date="2026-05-19T00:52:00Z" w16du:dateUtc="2026-05-18T23:52:00Z">
          <w:pPr>
            <w:pStyle w:val="Ttulo2"/>
          </w:pPr>
        </w:pPrChange>
      </w:pPr>
    </w:p>
    <w:p w14:paraId="5586B139" w14:textId="77777777" w:rsidR="00F20FFA" w:rsidRPr="00F20FFA" w:rsidRDefault="00F20FFA">
      <w:pPr>
        <w:pStyle w:val="Ttulo4"/>
        <w:rPr>
          <w:ins w:id="926" w:author="Délcio Raúl" w:date="2026-05-19T00:57:00Z" w16du:dateUtc="2026-05-18T23:57:00Z"/>
        </w:rPr>
        <w:pPrChange w:id="927" w:author="Délcio Raúl" w:date="2026-05-19T00:57:00Z" w16du:dateUtc="2026-05-18T23:57:00Z">
          <w:pPr/>
        </w:pPrChange>
      </w:pPr>
      <w:ins w:id="928" w:author="Délcio Raúl" w:date="2026-05-19T00:57:00Z" w16du:dateUtc="2026-05-18T23:57:00Z">
        <w:r w:rsidRPr="00F20FFA">
          <w:t xml:space="preserve">2.3.2 </w:t>
        </w:r>
        <w:proofErr w:type="spellStart"/>
        <w:r w:rsidRPr="00F20FFA">
          <w:t>Backend</w:t>
        </w:r>
        <w:proofErr w:type="spellEnd"/>
        <w:r w:rsidRPr="00F20FFA">
          <w:t xml:space="preserve">: </w:t>
        </w:r>
        <w:proofErr w:type="spellStart"/>
        <w:r w:rsidRPr="00F20FFA">
          <w:t>Django</w:t>
        </w:r>
        <w:proofErr w:type="spellEnd"/>
        <w:r w:rsidRPr="00F20FFA">
          <w:t xml:space="preserve"> e ORM</w:t>
        </w:r>
      </w:ins>
    </w:p>
    <w:p w14:paraId="2B49BB8D" w14:textId="77777777" w:rsidR="00F20FFA" w:rsidRPr="00F20FFA" w:rsidRDefault="00F20FFA" w:rsidP="00F20FFA">
      <w:pPr>
        <w:rPr>
          <w:ins w:id="929" w:author="Délcio Raúl" w:date="2026-05-19T00:57:00Z" w16du:dateUtc="2026-05-18T23:57:00Z"/>
          <w:rFonts w:eastAsia="Times New Roman"/>
          <w:bCs/>
          <w:color w:val="000000"/>
          <w:lang w:eastAsia="pt-PT"/>
        </w:rPr>
      </w:pPr>
      <w:ins w:id="930" w:author="Délcio Raúl" w:date="2026-05-19T00:57:00Z" w16du:dateUtc="2026-05-18T23:57:00Z">
        <w:r w:rsidRPr="00F20FFA">
          <w:rPr>
            <w:rFonts w:eastAsia="Times New Roman"/>
            <w:bCs/>
            <w:color w:val="000000"/>
            <w:lang w:eastAsia="pt-PT"/>
          </w:rPr>
          <w:t xml:space="preserve">A camada de </w:t>
        </w:r>
        <w:proofErr w:type="spellStart"/>
        <w:r w:rsidRPr="00F20FFA">
          <w:rPr>
            <w:rFonts w:eastAsia="Times New Roman"/>
            <w:bCs/>
            <w:color w:val="000000"/>
            <w:lang w:eastAsia="pt-PT"/>
          </w:rPr>
          <w:t>backend</w:t>
        </w:r>
        <w:proofErr w:type="spellEnd"/>
        <w:r w:rsidRPr="00F20FFA">
          <w:rPr>
            <w:rFonts w:eastAsia="Times New Roman"/>
            <w:bCs/>
            <w:color w:val="000000"/>
            <w:lang w:eastAsia="pt-PT"/>
          </w:rPr>
          <w:t xml:space="preserve"> foi desenvolvida com </w:t>
        </w:r>
        <w:proofErr w:type="spellStart"/>
        <w:r w:rsidRPr="00F20FFA">
          <w:rPr>
            <w:rFonts w:eastAsia="Times New Roman"/>
            <w:bCs/>
            <w:color w:val="000000"/>
            <w:lang w:eastAsia="pt-PT"/>
          </w:rPr>
          <w:t>Django</w:t>
        </w:r>
        <w:proofErr w:type="spellEnd"/>
        <w:r w:rsidRPr="00F20FFA">
          <w:rPr>
            <w:rFonts w:eastAsia="Times New Roman"/>
            <w:bCs/>
            <w:color w:val="000000"/>
            <w:lang w:eastAsia="pt-PT"/>
          </w:rPr>
          <w:t xml:space="preserve">, um </w:t>
        </w:r>
        <w:proofErr w:type="spellStart"/>
        <w:r w:rsidRPr="00F20FFA">
          <w:rPr>
            <w:rFonts w:eastAsia="Times New Roman"/>
            <w:bCs/>
            <w:color w:val="000000"/>
            <w:lang w:eastAsia="pt-PT"/>
          </w:rPr>
          <w:t>framework</w:t>
        </w:r>
        <w:proofErr w:type="spellEnd"/>
        <w:r w:rsidRPr="00F20FFA">
          <w:rPr>
            <w:rFonts w:eastAsia="Times New Roman"/>
            <w:bCs/>
            <w:color w:val="000000"/>
            <w:lang w:eastAsia="pt-PT"/>
          </w:rPr>
          <w:t xml:space="preserve"> de alto nível em </w:t>
        </w:r>
        <w:proofErr w:type="spellStart"/>
        <w:r w:rsidRPr="00F20FFA">
          <w:rPr>
            <w:rFonts w:eastAsia="Times New Roman"/>
            <w:bCs/>
            <w:color w:val="000000"/>
            <w:lang w:eastAsia="pt-PT"/>
          </w:rPr>
          <w:t>Python</w:t>
        </w:r>
        <w:proofErr w:type="spellEnd"/>
        <w:r w:rsidRPr="00F20FFA">
          <w:rPr>
            <w:rFonts w:eastAsia="Times New Roman"/>
            <w:bCs/>
            <w:color w:val="000000"/>
            <w:lang w:eastAsia="pt-PT"/>
          </w:rPr>
          <w:t xml:space="preserve"> que segue o padrão MVT (</w:t>
        </w:r>
        <w:proofErr w:type="spellStart"/>
        <w:r w:rsidRPr="00F20FFA">
          <w:rPr>
            <w:rFonts w:eastAsia="Times New Roman"/>
            <w:bCs/>
            <w:color w:val="000000"/>
            <w:lang w:eastAsia="pt-PT"/>
          </w:rPr>
          <w:t>Model-View-Template</w:t>
        </w:r>
        <w:proofErr w:type="spellEnd"/>
        <w:r w:rsidRPr="00F20FFA">
          <w:rPr>
            <w:rFonts w:eastAsia="Times New Roman"/>
            <w:bCs/>
            <w:color w:val="000000"/>
            <w:lang w:eastAsia="pt-PT"/>
          </w:rPr>
          <w:t xml:space="preserve">). A escolha deveu-se à sua estrutura já consolidada, que inclui roteamento, </w:t>
        </w:r>
        <w:proofErr w:type="spellStart"/>
        <w:r w:rsidRPr="00F20FFA">
          <w:rPr>
            <w:rFonts w:eastAsia="Times New Roman"/>
            <w:bCs/>
            <w:color w:val="000000"/>
            <w:lang w:eastAsia="pt-PT"/>
          </w:rPr>
          <w:t>middleware</w:t>
        </w:r>
        <w:proofErr w:type="spellEnd"/>
        <w:r w:rsidRPr="00F20FFA">
          <w:rPr>
            <w:rFonts w:eastAsia="Times New Roman"/>
            <w:bCs/>
            <w:color w:val="000000"/>
            <w:lang w:eastAsia="pt-PT"/>
          </w:rPr>
          <w:t xml:space="preserve"> de segurança e um sistema de administração integrado. Para a persistência de dados, foi configurado o </w:t>
        </w:r>
        <w:proofErr w:type="spellStart"/>
        <w:r w:rsidRPr="00F20FFA">
          <w:rPr>
            <w:rFonts w:eastAsia="Times New Roman"/>
            <w:bCs/>
            <w:color w:val="000000"/>
            <w:lang w:eastAsia="pt-PT"/>
          </w:rPr>
          <w:t>PostgreSQL</w:t>
        </w:r>
        <w:proofErr w:type="spellEnd"/>
        <w:r w:rsidRPr="00F20FFA">
          <w:rPr>
            <w:rFonts w:eastAsia="Times New Roman"/>
            <w:bCs/>
            <w:color w:val="000000"/>
            <w:lang w:eastAsia="pt-PT"/>
          </w:rPr>
          <w:t xml:space="preserve">, um sistema de gestão de base de dados relacional estável e amplamente utilizado em projetos que exigem integridade transacional. A comunicação entre o </w:t>
        </w:r>
        <w:proofErr w:type="spellStart"/>
        <w:r w:rsidRPr="00F20FFA">
          <w:rPr>
            <w:rFonts w:eastAsia="Times New Roman"/>
            <w:bCs/>
            <w:color w:val="000000"/>
            <w:lang w:eastAsia="pt-PT"/>
          </w:rPr>
          <w:t>Django</w:t>
        </w:r>
        <w:proofErr w:type="spellEnd"/>
        <w:r w:rsidRPr="00F20FFA">
          <w:rPr>
            <w:rFonts w:eastAsia="Times New Roman"/>
            <w:bCs/>
            <w:color w:val="000000"/>
            <w:lang w:eastAsia="pt-PT"/>
          </w:rPr>
          <w:t xml:space="preserve"> e a base de dados é gerida pelo ORM nativo, que traduz operações </w:t>
        </w:r>
        <w:proofErr w:type="spellStart"/>
        <w:r w:rsidRPr="00F20FFA">
          <w:rPr>
            <w:rFonts w:eastAsia="Times New Roman"/>
            <w:bCs/>
            <w:color w:val="000000"/>
            <w:lang w:eastAsia="pt-PT"/>
          </w:rPr>
          <w:t>Python</w:t>
        </w:r>
        <w:proofErr w:type="spellEnd"/>
        <w:r w:rsidRPr="00F20FFA">
          <w:rPr>
            <w:rFonts w:eastAsia="Times New Roman"/>
            <w:bCs/>
            <w:color w:val="000000"/>
            <w:lang w:eastAsia="pt-PT"/>
          </w:rPr>
          <w:t xml:space="preserve"> em consultas SQL seguras, elimina riscos de injeção de código e permite </w:t>
        </w:r>
        <w:proofErr w:type="spellStart"/>
        <w:r w:rsidRPr="00F20FFA">
          <w:rPr>
            <w:rFonts w:eastAsia="Times New Roman"/>
            <w:bCs/>
            <w:color w:val="000000"/>
            <w:lang w:eastAsia="pt-PT"/>
          </w:rPr>
          <w:t>versionar</w:t>
        </w:r>
        <w:proofErr w:type="spellEnd"/>
        <w:r w:rsidRPr="00F20FFA">
          <w:rPr>
            <w:rFonts w:eastAsia="Times New Roman"/>
            <w:bCs/>
            <w:color w:val="000000"/>
            <w:lang w:eastAsia="pt-PT"/>
          </w:rPr>
          <w:t xml:space="preserve"> a estrutura da base de dados através de migrações. Esta abordagem reduziu a complexidade de configuração e garantiu que os modelos de clientes, faturas e transações fossem geridos de forma consistente e previsível.</w:t>
        </w:r>
      </w:ins>
    </w:p>
    <w:p w14:paraId="46ACD84E" w14:textId="77777777" w:rsidR="00F20FFA" w:rsidRPr="00F20FFA" w:rsidRDefault="00F20FFA">
      <w:pPr>
        <w:pStyle w:val="Ttulo4"/>
        <w:rPr>
          <w:ins w:id="931" w:author="Délcio Raúl" w:date="2026-05-19T00:57:00Z" w16du:dateUtc="2026-05-18T23:57:00Z"/>
        </w:rPr>
        <w:pPrChange w:id="932" w:author="Délcio Raúl" w:date="2026-05-19T00:58:00Z" w16du:dateUtc="2026-05-18T23:58:00Z">
          <w:pPr/>
        </w:pPrChange>
      </w:pPr>
      <w:ins w:id="933" w:author="Délcio Raúl" w:date="2026-05-19T00:57:00Z" w16du:dateUtc="2026-05-18T23:57:00Z">
        <w:r w:rsidRPr="00F20FFA">
          <w:t>2.3.3 Estrutura da Aplicação e Modularidade Interna</w:t>
        </w:r>
      </w:ins>
    </w:p>
    <w:p w14:paraId="6FF2F822" w14:textId="77777777" w:rsidR="00F20FFA" w:rsidRPr="00F20FFA" w:rsidRDefault="00F20FFA" w:rsidP="00F20FFA">
      <w:pPr>
        <w:rPr>
          <w:ins w:id="934" w:author="Délcio Raúl" w:date="2026-05-19T00:57:00Z" w16du:dateUtc="2026-05-18T23:57:00Z"/>
          <w:rFonts w:eastAsia="Times New Roman"/>
          <w:bCs/>
          <w:color w:val="000000"/>
          <w:lang w:eastAsia="pt-PT"/>
        </w:rPr>
      </w:pPr>
      <w:ins w:id="935" w:author="Délcio Raúl" w:date="2026-05-19T00:57:00Z" w16du:dateUtc="2026-05-18T23:57:00Z">
        <w:r w:rsidRPr="00F20FFA">
          <w:rPr>
            <w:rFonts w:eastAsia="Times New Roman"/>
            <w:bCs/>
            <w:color w:val="000000"/>
            <w:lang w:eastAsia="pt-PT"/>
          </w:rPr>
          <w:t xml:space="preserve">Em vez de adotar uma arquitetura distribuída ou </w:t>
        </w:r>
        <w:proofErr w:type="spellStart"/>
        <w:r w:rsidRPr="00F20FFA">
          <w:rPr>
            <w:rFonts w:eastAsia="Times New Roman"/>
            <w:bCs/>
            <w:color w:val="000000"/>
            <w:lang w:eastAsia="pt-PT"/>
          </w:rPr>
          <w:t>microserviços</w:t>
        </w:r>
        <w:proofErr w:type="spellEnd"/>
        <w:r w:rsidRPr="00F20FFA">
          <w:rPr>
            <w:rFonts w:eastAsia="Times New Roman"/>
            <w:bCs/>
            <w:color w:val="000000"/>
            <w:lang w:eastAsia="pt-PT"/>
          </w:rPr>
          <w:t xml:space="preserve">, o projeto optou por uma estrutura monolítica modular, alinhada com a organização nativa do </w:t>
        </w:r>
        <w:proofErr w:type="spellStart"/>
        <w:r w:rsidRPr="00F20FFA">
          <w:rPr>
            <w:rFonts w:eastAsia="Times New Roman"/>
            <w:bCs/>
            <w:color w:val="000000"/>
            <w:lang w:eastAsia="pt-PT"/>
          </w:rPr>
          <w:t>Django</w:t>
        </w:r>
        <w:proofErr w:type="spellEnd"/>
        <w:r w:rsidRPr="00F20FFA">
          <w:rPr>
            <w:rFonts w:eastAsia="Times New Roman"/>
            <w:bCs/>
            <w:color w:val="000000"/>
            <w:lang w:eastAsia="pt-PT"/>
          </w:rPr>
          <w:t xml:space="preserve">. O sistema foi dividido em aplicações internas </w:t>
        </w:r>
        <w:proofErr w:type="gramStart"/>
        <w:r w:rsidRPr="00F20FFA">
          <w:rPr>
            <w:rFonts w:eastAsia="Times New Roman"/>
            <w:bCs/>
            <w:color w:val="000000"/>
            <w:lang w:eastAsia="pt-PT"/>
          </w:rPr>
          <w:t>independentes</w:t>
        </w:r>
        <w:proofErr w:type="gramEnd"/>
        <w:r w:rsidRPr="00F20FFA">
          <w:rPr>
            <w:rFonts w:eastAsia="Times New Roman"/>
            <w:bCs/>
            <w:color w:val="000000"/>
            <w:lang w:eastAsia="pt-PT"/>
          </w:rPr>
          <w:t xml:space="preserve"> mas interligadas: uma para gestão de utilizadores e autenticação, outra para clientes e perfis (pré-pago e pós-pago), uma para faturação e paga</w:t>
        </w:r>
        <w:r w:rsidRPr="00F20FFA">
          <w:rPr>
            <w:rFonts w:eastAsia="Times New Roman"/>
            <w:bCs/>
            <w:color w:val="000000"/>
            <w:lang w:eastAsia="pt-PT"/>
          </w:rPr>
          <w:lastRenderedPageBreak/>
          <w:t>mentos, e outra para registo de atendimentos e ocorrências. Esta separação lógica permitiu desenvolver e testar cada módulo de forma isolada, mantendo o código organizado e fácil de auditar. Para um projeto académico com prazos definidos, esta abordagem garantiu estabilidade, evitou a complexidade desnecessária de comunicação entre serviços externos e facilitou a defesa técnica durante a avaliação.</w:t>
        </w:r>
      </w:ins>
    </w:p>
    <w:p w14:paraId="57261B59" w14:textId="77777777" w:rsidR="00F20FFA" w:rsidRPr="00F20FFA" w:rsidRDefault="00F20FFA">
      <w:pPr>
        <w:pStyle w:val="Ttulo3"/>
        <w:rPr>
          <w:ins w:id="936" w:author="Délcio Raúl" w:date="2026-05-19T00:57:00Z" w16du:dateUtc="2026-05-18T23:57:00Z"/>
        </w:rPr>
        <w:pPrChange w:id="937" w:author="Délcio Raúl" w:date="2026-05-19T00:58:00Z" w16du:dateUtc="2026-05-18T23:58:00Z">
          <w:pPr/>
        </w:pPrChange>
      </w:pPr>
      <w:bookmarkStart w:id="938" w:name="_Toc230102888"/>
      <w:ins w:id="939" w:author="Délcio Raúl" w:date="2026-05-19T00:57:00Z" w16du:dateUtc="2026-05-18T23:57:00Z">
        <w:r w:rsidRPr="00F20FFA">
          <w:t>2.4 Métodos de Registo e Processamento de Pagamentos</w:t>
        </w:r>
        <w:bookmarkEnd w:id="938"/>
      </w:ins>
    </w:p>
    <w:p w14:paraId="6BF40DDB" w14:textId="77777777" w:rsidR="00F20FFA" w:rsidRPr="00F20FFA" w:rsidRDefault="00F20FFA" w:rsidP="00F20FFA">
      <w:pPr>
        <w:rPr>
          <w:ins w:id="940" w:author="Délcio Raúl" w:date="2026-05-19T00:57:00Z" w16du:dateUtc="2026-05-18T23:57:00Z"/>
          <w:rFonts w:eastAsia="Times New Roman"/>
          <w:bCs/>
          <w:color w:val="000000"/>
          <w:lang w:eastAsia="pt-PT"/>
        </w:rPr>
      </w:pPr>
      <w:ins w:id="941" w:author="Délcio Raúl" w:date="2026-05-19T00:57:00Z" w16du:dateUtc="2026-05-18T23:57:00Z">
        <w:r w:rsidRPr="00F20FFA">
          <w:rPr>
            <w:rFonts w:eastAsia="Times New Roman"/>
            <w:bCs/>
            <w:color w:val="000000"/>
            <w:lang w:eastAsia="pt-PT"/>
          </w:rPr>
          <w:t>Considerando o âmbito académico do projeto, o processamento de pagamentos foi desenhado como um fluxo interno de registo e validação, simulando o comportamento esperado de uma plataforma real sem depender de integrações bancárias externas. O sistema foca-se na geração de referências, no registo seguro das transações e na atualização imediata do estado da conta do cliente, garantindo rastreabilidade e transparência. Esta abordagem permitiu validar toda a lógica de negócio, desde a solicitação até à confirmação, mantendo o projeto dentro do escopo técnico e temporal definido para a Prova de Aptidão Profissional.</w:t>
        </w:r>
      </w:ins>
    </w:p>
    <w:p w14:paraId="0CC47350" w14:textId="77777777" w:rsidR="00F20FFA" w:rsidRPr="00F20FFA" w:rsidRDefault="00F20FFA">
      <w:pPr>
        <w:pStyle w:val="Ttulo4"/>
        <w:rPr>
          <w:ins w:id="942" w:author="Délcio Raúl" w:date="2026-05-19T00:57:00Z" w16du:dateUtc="2026-05-18T23:57:00Z"/>
        </w:rPr>
        <w:pPrChange w:id="943" w:author="Délcio Raúl" w:date="2026-05-19T00:58:00Z" w16du:dateUtc="2026-05-18T23:58:00Z">
          <w:pPr/>
        </w:pPrChange>
      </w:pPr>
      <w:ins w:id="944" w:author="Délcio Raúl" w:date="2026-05-19T00:57:00Z" w16du:dateUtc="2026-05-18T23:57:00Z">
        <w:r w:rsidRPr="00F20FFA">
          <w:t>2.4.1 Fluxo de Pagamento: Pré-pago e Pós-pago</w:t>
        </w:r>
      </w:ins>
    </w:p>
    <w:p w14:paraId="67887523" w14:textId="77777777" w:rsidR="00F20FFA" w:rsidRPr="00F20FFA" w:rsidRDefault="00F20FFA" w:rsidP="00F20FFA">
      <w:pPr>
        <w:rPr>
          <w:ins w:id="945" w:author="Délcio Raúl" w:date="2026-05-19T00:57:00Z" w16du:dateUtc="2026-05-18T23:57:00Z"/>
          <w:rFonts w:eastAsia="Times New Roman"/>
          <w:bCs/>
          <w:color w:val="000000"/>
          <w:lang w:eastAsia="pt-PT"/>
        </w:rPr>
      </w:pPr>
      <w:ins w:id="946" w:author="Délcio Raúl" w:date="2026-05-19T00:57:00Z" w16du:dateUtc="2026-05-18T23:57:00Z">
        <w:r w:rsidRPr="00F20FFA">
          <w:rPr>
            <w:rFonts w:eastAsia="Times New Roman"/>
            <w:bCs/>
            <w:color w:val="000000"/>
            <w:lang w:eastAsia="pt-PT"/>
          </w:rPr>
          <w:t xml:space="preserve">No regime pré-pago, o cliente solicita uma recarga através da plataforma, que gera um registo de transação com referência interna e valor definido. Após a confirmação (simulada no ambiente de testes), o sistema atualiza automaticamente o saldo energético disponível e emite um comprovativo digital. No regime pós-pago, o processo centra-se na consulta e quitação de faturas. O sistema apresenta o valor em aberto, a data de vencimento e o histórico de consumos, permitindo ao utilizador registar um pagamento. Após o registo, a plataforma marca a fatura como paga ou parcialmente paga, recalcula o saldo devedor e atualiza o estado da conta. Em ambos os casos, o fluxo é totalmente gerido pelo </w:t>
        </w:r>
        <w:proofErr w:type="spellStart"/>
        <w:r w:rsidRPr="00F20FFA">
          <w:rPr>
            <w:rFonts w:eastAsia="Times New Roman"/>
            <w:bCs/>
            <w:color w:val="000000"/>
            <w:lang w:eastAsia="pt-PT"/>
          </w:rPr>
          <w:t>backend</w:t>
        </w:r>
        <w:proofErr w:type="spellEnd"/>
        <w:r w:rsidRPr="00F20FFA">
          <w:rPr>
            <w:rFonts w:eastAsia="Times New Roman"/>
            <w:bCs/>
            <w:color w:val="000000"/>
            <w:lang w:eastAsia="pt-PT"/>
          </w:rPr>
          <w:t>, garantindo que as regras de negócio sejam aplicadas de forma consistente e que nenhum registo seja perdido ou duplicado.</w:t>
        </w:r>
      </w:ins>
    </w:p>
    <w:p w14:paraId="7902BEF1" w14:textId="77777777" w:rsidR="00F20FFA" w:rsidRPr="00F20FFA" w:rsidRDefault="00F20FFA">
      <w:pPr>
        <w:pStyle w:val="Ttulo4"/>
        <w:rPr>
          <w:ins w:id="947" w:author="Délcio Raúl" w:date="2026-05-19T00:57:00Z" w16du:dateUtc="2026-05-18T23:57:00Z"/>
        </w:rPr>
        <w:pPrChange w:id="948" w:author="Délcio Raúl" w:date="2026-05-19T00:58:00Z" w16du:dateUtc="2026-05-18T23:58:00Z">
          <w:pPr/>
        </w:pPrChange>
      </w:pPr>
      <w:ins w:id="949" w:author="Délcio Raúl" w:date="2026-05-19T00:57:00Z" w16du:dateUtc="2026-05-18T23:57:00Z">
        <w:r w:rsidRPr="00F20FFA">
          <w:t>2.4.2 Segurança nas Transações e Proteção de Dados</w:t>
        </w:r>
      </w:ins>
    </w:p>
    <w:p w14:paraId="65AC512E" w14:textId="79640DB9" w:rsidR="009D03DE" w:rsidDel="00F20FFA" w:rsidRDefault="00F20FFA" w:rsidP="00F20FFA">
      <w:pPr>
        <w:pStyle w:val="Ttulo3"/>
        <w:spacing w:line="360" w:lineRule="auto"/>
        <w:rPr>
          <w:del w:id="950" w:author="Délcio Raúl" w:date="2026-05-19T00:52:00Z" w16du:dateUtc="2026-05-18T23:52:00Z"/>
        </w:rPr>
      </w:pPr>
      <w:ins w:id="951" w:author="Délcio Raúl" w:date="2026-05-19T00:57:00Z" w16du:dateUtc="2026-05-18T23:57:00Z">
        <w:r w:rsidRPr="00F20FFA">
          <w:t xml:space="preserve">A segurança foi tratada como uma prioridade desde a fase de modelagem, aproveitando as proteções nativas do </w:t>
        </w:r>
        <w:proofErr w:type="spellStart"/>
        <w:r w:rsidRPr="00F20FFA">
          <w:t>Django</w:t>
        </w:r>
        <w:proofErr w:type="spellEnd"/>
        <w:r w:rsidRPr="00F20FFA">
          <w:t xml:space="preserve">. Todas as palavras-passe são armazenadas com </w:t>
        </w:r>
        <w:proofErr w:type="spellStart"/>
        <w:r w:rsidRPr="00F20FFA">
          <w:t>hash</w:t>
        </w:r>
        <w:proofErr w:type="spellEnd"/>
        <w:r w:rsidRPr="00F20FFA">
          <w:t xml:space="preserve">, impedindo a leitura direta em caso de acesso indevido. O sistema aplica automaticamente </w:t>
        </w:r>
        <w:proofErr w:type="spellStart"/>
        <w:r w:rsidRPr="00F20FFA">
          <w:t>tokens</w:t>
        </w:r>
        <w:proofErr w:type="spellEnd"/>
        <w:r w:rsidRPr="00F20FFA">
          <w:t xml:space="preserve"> CSRF nos formulários para evitar falsificação de pedidos, e a validação de dados ocorre no servidor, filtrando entradas maliciosas e prevenindo ataques de </w:t>
        </w:r>
        <w:proofErr w:type="spellStart"/>
        <w:r w:rsidRPr="00F20FFA">
          <w:t>scripting</w:t>
        </w:r>
        <w:proofErr w:type="spellEnd"/>
        <w:r w:rsidRPr="00F20FFA">
          <w:t xml:space="preserve"> (XSS). As sessões de utilizador são geridas de forma segura, com expiração configurada e renovação controlada. Além disso, a estrutura relacional do </w:t>
        </w:r>
        <w:proofErr w:type="spellStart"/>
        <w:r w:rsidRPr="00F20FFA">
          <w:t>PostgreSQL</w:t>
        </w:r>
        <w:proofErr w:type="spellEnd"/>
        <w:r w:rsidRPr="00F20FFA">
          <w:t xml:space="preserve"> garante que as transações financeiras sigam as propriedades ACID, assegurando que uma operação só é considerada concluída quando todas as etapas são validadas. Estas medidas, combinadas com a separação clara de perfis de acesso, criaram um ambiente estável e adequado para a validação académica do projeto.</w:t>
        </w:r>
      </w:ins>
      <w:del w:id="952" w:author="Délcio Raúl" w:date="2026-05-19T00:52:00Z" w16du:dateUtc="2026-05-18T23:52:00Z">
        <w:r w:rsidR="009D03DE" w:rsidRPr="009D03DE" w:rsidDel="00F1748A">
          <w:delText>Este capítulo detalha a metodologia de pesquisa adotada para o desenvolvimento da plataforma web destinada à otimização da gestão de atendimento e pagamentos para clientes pré e pós-pago da Empresa Nacional de Distribuição de Energia (ENDE). A abordagem técnica e arquitetural enfatiza a diferenciação funcional entre os fluxos dos clientes pré-pago e pós-pago, aliada à implementação de uma stack tecnológica moderna e segura. Considerando a criticidade dos processos financeiros e operacionais envolvidos, a metodologia privilegia uma análise rigorosa da arquitetura web, segurança da informação, integração com sistemas externos (como Multicaixa Express e sistemas de referência de pagamento), além da lógica de backend específica para cada modelo de cliente.</w:delText>
        </w:r>
      </w:del>
    </w:p>
    <w:p w14:paraId="5F843B8D" w14:textId="77777777" w:rsidR="00F20FFA" w:rsidRPr="00F20FFA" w:rsidRDefault="00F20FFA">
      <w:pPr>
        <w:jc w:val="left"/>
        <w:rPr>
          <w:ins w:id="953" w:author="Délcio Raúl" w:date="2026-05-19T00:57:00Z" w16du:dateUtc="2026-05-18T23:57:00Z"/>
          <w:lang w:eastAsia="pt-PT"/>
          <w:rPrChange w:id="954" w:author="Délcio Raúl" w:date="2026-05-19T00:57:00Z" w16du:dateUtc="2026-05-18T23:57:00Z">
            <w:rPr>
              <w:ins w:id="955" w:author="Délcio Raúl" w:date="2026-05-19T00:57:00Z" w16du:dateUtc="2026-05-18T23:57:00Z"/>
              <w:rFonts w:eastAsia="Times New Roman"/>
              <w:bCs/>
              <w:color w:val="000000"/>
              <w:lang w:eastAsia="pt-PT"/>
            </w:rPr>
          </w:rPrChange>
        </w:rPr>
        <w:pPrChange w:id="956" w:author="Délcio Raúl" w:date="2026-05-19T00:57:00Z" w16du:dateUtc="2026-05-18T23:57:00Z">
          <w:pPr>
            <w:ind w:firstLine="0"/>
          </w:pPr>
        </w:pPrChange>
      </w:pPr>
    </w:p>
    <w:p w14:paraId="527D94DE" w14:textId="77777777" w:rsidR="00190256" w:rsidRDefault="00190256">
      <w:pPr>
        <w:pStyle w:val="Ttulo3"/>
        <w:rPr>
          <w:ins w:id="957" w:author="Délcio Raúl" w:date="2026-05-19T01:12:00Z" w16du:dateUtc="2026-05-19T00:12:00Z"/>
        </w:rPr>
        <w:pPrChange w:id="958" w:author="Délcio Raúl" w:date="2026-05-19T01:13:00Z" w16du:dateUtc="2026-05-19T00:13:00Z">
          <w:pPr/>
        </w:pPrChange>
      </w:pPr>
      <w:bookmarkStart w:id="959" w:name="_Toc230102889"/>
      <w:ins w:id="960" w:author="Délcio Raúl" w:date="2026-05-19T01:12:00Z" w16du:dateUtc="2026-05-19T00:12:00Z">
        <w:r>
          <w:t xml:space="preserve">2.5 Lógica de </w:t>
        </w:r>
        <w:proofErr w:type="spellStart"/>
        <w:r>
          <w:t>Backend</w:t>
        </w:r>
        <w:proofErr w:type="spellEnd"/>
        <w:r>
          <w:t xml:space="preserve"> para Clientes Pré-Pago</w:t>
        </w:r>
        <w:bookmarkEnd w:id="959"/>
      </w:ins>
    </w:p>
    <w:p w14:paraId="36C4EC9B" w14:textId="77777777" w:rsidR="00190256" w:rsidRDefault="00190256">
      <w:pPr>
        <w:pStyle w:val="Ttulo4"/>
        <w:rPr>
          <w:ins w:id="961" w:author="Délcio Raúl" w:date="2026-05-19T01:12:00Z" w16du:dateUtc="2026-05-19T00:12:00Z"/>
        </w:rPr>
        <w:pPrChange w:id="962" w:author="Délcio Raúl" w:date="2026-05-19T01:13:00Z" w16du:dateUtc="2026-05-19T00:13:00Z">
          <w:pPr/>
        </w:pPrChange>
      </w:pPr>
      <w:ins w:id="963" w:author="Délcio Raúl" w:date="2026-05-19T01:12:00Z" w16du:dateUtc="2026-05-19T00:12:00Z">
        <w:r>
          <w:t>2.5.1 Gestão de Recargas e Saldo Energético</w:t>
        </w:r>
      </w:ins>
    </w:p>
    <w:p w14:paraId="3BB5B5A0" w14:textId="77777777" w:rsidR="00190256" w:rsidRDefault="00190256" w:rsidP="00190256">
      <w:pPr>
        <w:rPr>
          <w:ins w:id="964" w:author="Délcio Raúl" w:date="2026-05-19T01:12:00Z" w16du:dateUtc="2026-05-19T00:12:00Z"/>
        </w:rPr>
      </w:pPr>
      <w:ins w:id="965" w:author="Délcio Raúl" w:date="2026-05-19T01:12:00Z" w16du:dateUtc="2026-05-19T00:12:00Z">
        <w:r>
          <w:t xml:space="preserve">No modelo pré-pago, o foco do </w:t>
        </w:r>
        <w:proofErr w:type="spellStart"/>
        <w:r>
          <w:t>backend</w:t>
        </w:r>
        <w:proofErr w:type="spellEnd"/>
        <w:r>
          <w:t xml:space="preserve"> está na gestão do saldo e no registo de recargas. Considerando o âmbito académico do projeto, a aquisição de créditos é simulada internamente, mas segue a lógica real de consumo e validação. O processo compreende:</w:t>
        </w:r>
      </w:ins>
    </w:p>
    <w:p w14:paraId="45058142" w14:textId="77777777" w:rsidR="00190256" w:rsidRDefault="00190256">
      <w:pPr>
        <w:pStyle w:val="PargrafodaLista"/>
        <w:numPr>
          <w:ilvl w:val="0"/>
          <w:numId w:val="37"/>
        </w:numPr>
        <w:rPr>
          <w:ins w:id="966" w:author="Délcio Raúl" w:date="2026-05-19T01:12:00Z" w16du:dateUtc="2026-05-19T00:12:00Z"/>
        </w:rPr>
        <w:pPrChange w:id="967" w:author="Délcio Raúl" w:date="2026-05-19T01:13:00Z" w16du:dateUtc="2026-05-19T00:13:00Z">
          <w:pPr/>
        </w:pPrChange>
      </w:pPr>
      <w:ins w:id="968" w:author="Délcio Raúl" w:date="2026-05-19T01:12:00Z" w16du:dateUtc="2026-05-19T00:12:00Z">
        <w:r>
          <w:t>Solicitação de recarga pelo cliente através da interface web.</w:t>
        </w:r>
      </w:ins>
    </w:p>
    <w:p w14:paraId="7F3C9B69" w14:textId="77777777" w:rsidR="00190256" w:rsidRDefault="00190256">
      <w:pPr>
        <w:pStyle w:val="PargrafodaLista"/>
        <w:numPr>
          <w:ilvl w:val="0"/>
          <w:numId w:val="37"/>
        </w:numPr>
        <w:rPr>
          <w:ins w:id="969" w:author="Délcio Raúl" w:date="2026-05-19T01:12:00Z" w16du:dateUtc="2026-05-19T00:12:00Z"/>
        </w:rPr>
        <w:pPrChange w:id="970" w:author="Délcio Raúl" w:date="2026-05-19T01:13:00Z" w16du:dateUtc="2026-05-19T00:13:00Z">
          <w:pPr/>
        </w:pPrChange>
      </w:pPr>
      <w:ins w:id="971" w:author="Délcio Raúl" w:date="2026-05-19T01:12:00Z" w16du:dateUtc="2026-05-19T00:12:00Z">
        <w:r>
          <w:t>Registo da transação no banco de dados com estado inicial de processamento.</w:t>
        </w:r>
      </w:ins>
    </w:p>
    <w:p w14:paraId="53231490" w14:textId="77777777" w:rsidR="00190256" w:rsidRDefault="00190256">
      <w:pPr>
        <w:pStyle w:val="PargrafodaLista"/>
        <w:numPr>
          <w:ilvl w:val="0"/>
          <w:numId w:val="37"/>
        </w:numPr>
        <w:rPr>
          <w:ins w:id="972" w:author="Délcio Raúl" w:date="2026-05-19T01:12:00Z" w16du:dateUtc="2026-05-19T00:12:00Z"/>
        </w:rPr>
        <w:pPrChange w:id="973" w:author="Délcio Raúl" w:date="2026-05-19T01:13:00Z" w16du:dateUtc="2026-05-19T00:13:00Z">
          <w:pPr/>
        </w:pPrChange>
      </w:pPr>
      <w:ins w:id="974" w:author="Délcio Raúl" w:date="2026-05-19T01:12:00Z" w16du:dateUtc="2026-05-19T00:12:00Z">
        <w:r>
          <w:t>Atualização automática do saldo energético do cliente após confirmação interna.</w:t>
        </w:r>
      </w:ins>
    </w:p>
    <w:p w14:paraId="03D8B740" w14:textId="77777777" w:rsidR="00190256" w:rsidRDefault="00190256">
      <w:pPr>
        <w:pStyle w:val="PargrafodaLista"/>
        <w:numPr>
          <w:ilvl w:val="0"/>
          <w:numId w:val="37"/>
        </w:numPr>
        <w:rPr>
          <w:ins w:id="975" w:author="Délcio Raúl" w:date="2026-05-19T01:12:00Z" w16du:dateUtc="2026-05-19T00:12:00Z"/>
        </w:rPr>
        <w:pPrChange w:id="976" w:author="Délcio Raúl" w:date="2026-05-19T01:13:00Z" w16du:dateUtc="2026-05-19T00:13:00Z">
          <w:pPr/>
        </w:pPrChange>
      </w:pPr>
      <w:ins w:id="977" w:author="Délcio Raúl" w:date="2026-05-19T01:12:00Z" w16du:dateUtc="2026-05-19T00:12:00Z">
        <w:r>
          <w:t>Geração de comprovativo digital e disponibilização no histórico do utilizador.</w:t>
        </w:r>
      </w:ins>
    </w:p>
    <w:p w14:paraId="2BFACB0C" w14:textId="77777777" w:rsidR="00190256" w:rsidRDefault="00190256">
      <w:pPr>
        <w:pStyle w:val="PargrafodaLista"/>
        <w:numPr>
          <w:ilvl w:val="0"/>
          <w:numId w:val="37"/>
        </w:numPr>
        <w:rPr>
          <w:ins w:id="978" w:author="Délcio Raúl" w:date="2026-05-19T01:12:00Z" w16du:dateUtc="2026-05-19T00:12:00Z"/>
        </w:rPr>
        <w:pPrChange w:id="979" w:author="Délcio Raúl" w:date="2026-05-19T01:13:00Z" w16du:dateUtc="2026-05-19T00:13:00Z">
          <w:pPr/>
        </w:pPrChange>
      </w:pPr>
      <w:ins w:id="980" w:author="Délcio Raúl" w:date="2026-05-19T01:12:00Z" w16du:dateUtc="2026-05-19T00:12:00Z">
        <w:r>
          <w:lastRenderedPageBreak/>
          <w:t>Registo de consumo (inserido manualmente pelo administrador para fins de teste), decrementando o saldo conforme o uso e mantendo a consistência dos dados.</w:t>
        </w:r>
      </w:ins>
    </w:p>
    <w:p w14:paraId="4F4C590F" w14:textId="77777777" w:rsidR="00190256" w:rsidRDefault="00190256">
      <w:pPr>
        <w:pStyle w:val="Ttulo4"/>
        <w:rPr>
          <w:ins w:id="981" w:author="Délcio Raúl" w:date="2026-05-19T01:12:00Z" w16du:dateUtc="2026-05-19T00:12:00Z"/>
        </w:rPr>
        <w:pPrChange w:id="982" w:author="Délcio Raúl" w:date="2026-05-19T01:13:00Z" w16du:dateUtc="2026-05-19T00:13:00Z">
          <w:pPr/>
        </w:pPrChange>
      </w:pPr>
      <w:ins w:id="983" w:author="Délcio Raúl" w:date="2026-05-19T01:12:00Z" w16du:dateUtc="2026-05-19T00:12:00Z">
        <w:r>
          <w:t>2.5.2 Validação e Registo de Transações</w:t>
        </w:r>
      </w:ins>
    </w:p>
    <w:p w14:paraId="3F017C26" w14:textId="77777777" w:rsidR="00190256" w:rsidRDefault="00190256" w:rsidP="00190256">
      <w:pPr>
        <w:rPr>
          <w:ins w:id="984" w:author="Délcio Raúl" w:date="2026-05-19T01:12:00Z" w16du:dateUtc="2026-05-19T00:12:00Z"/>
        </w:rPr>
      </w:pPr>
      <w:ins w:id="985" w:author="Délcio Raúl" w:date="2026-05-19T01:12:00Z" w16du:dateUtc="2026-05-19T00:12:00Z">
        <w:r>
          <w:t xml:space="preserve">Para garantir a integridade das operações, o </w:t>
        </w:r>
        <w:proofErr w:type="spellStart"/>
        <w:r>
          <w:t>backend</w:t>
        </w:r>
        <w:proofErr w:type="spellEnd"/>
        <w:r>
          <w:t xml:space="preserve"> utiliza o ORM do </w:t>
        </w:r>
        <w:proofErr w:type="spellStart"/>
        <w:r>
          <w:t>Django</w:t>
        </w:r>
        <w:proofErr w:type="spellEnd"/>
        <w:r>
          <w:t xml:space="preserve"> para validar todas as recargas antes de atualizar o saldo. Cada transação é associada ao perfil do cliente, com registo de data, valor, referência interna e estado. O sistema impede duplicações através de validações no lado do servidor, mantém um histórico </w:t>
        </w:r>
        <w:proofErr w:type="spellStart"/>
        <w:r>
          <w:t>auditável</w:t>
        </w:r>
        <w:proofErr w:type="spellEnd"/>
        <w:r>
          <w:t xml:space="preserve"> e assegura que nenhuma operação de crédito seja perdida ou aplicada de forma incorreta. Esta abordagem simula a rastreabilidade exigida em sistemas reais, mantendo a arquitetura simples e controlada.</w:t>
        </w:r>
      </w:ins>
    </w:p>
    <w:p w14:paraId="3704A6A1" w14:textId="77777777" w:rsidR="00190256" w:rsidRDefault="00190256">
      <w:pPr>
        <w:pStyle w:val="Ttulo3"/>
        <w:rPr>
          <w:ins w:id="986" w:author="Délcio Raúl" w:date="2026-05-19T01:12:00Z" w16du:dateUtc="2026-05-19T00:12:00Z"/>
        </w:rPr>
        <w:pPrChange w:id="987" w:author="Délcio Raúl" w:date="2026-05-19T01:13:00Z" w16du:dateUtc="2026-05-19T00:13:00Z">
          <w:pPr/>
        </w:pPrChange>
      </w:pPr>
      <w:bookmarkStart w:id="988" w:name="_Toc230102890"/>
      <w:ins w:id="989" w:author="Délcio Raúl" w:date="2026-05-19T01:12:00Z" w16du:dateUtc="2026-05-19T00:12:00Z">
        <w:r>
          <w:t xml:space="preserve">2.6 Lógica de </w:t>
        </w:r>
        <w:proofErr w:type="spellStart"/>
        <w:r>
          <w:t>Backend</w:t>
        </w:r>
        <w:proofErr w:type="spellEnd"/>
        <w:r>
          <w:t xml:space="preserve"> para Clientes Pós-Pago</w:t>
        </w:r>
        <w:bookmarkEnd w:id="988"/>
      </w:ins>
    </w:p>
    <w:p w14:paraId="48794CBF" w14:textId="77777777" w:rsidR="00190256" w:rsidRDefault="00190256">
      <w:pPr>
        <w:pStyle w:val="Ttulo4"/>
        <w:rPr>
          <w:ins w:id="990" w:author="Délcio Raúl" w:date="2026-05-19T01:12:00Z" w16du:dateUtc="2026-05-19T00:12:00Z"/>
        </w:rPr>
        <w:pPrChange w:id="991" w:author="Délcio Raúl" w:date="2026-05-19T01:13:00Z" w16du:dateUtc="2026-05-19T00:13:00Z">
          <w:pPr/>
        </w:pPrChange>
      </w:pPr>
      <w:ins w:id="992" w:author="Délcio Raúl" w:date="2026-05-19T01:12:00Z" w16du:dateUtc="2026-05-19T00:12:00Z">
        <w:r>
          <w:t>2.6.1 Emissão e Gestão de Faturas</w:t>
        </w:r>
      </w:ins>
    </w:p>
    <w:p w14:paraId="7082288E" w14:textId="77777777" w:rsidR="00190256" w:rsidRDefault="00190256" w:rsidP="00190256">
      <w:pPr>
        <w:rPr>
          <w:ins w:id="993" w:author="Délcio Raúl" w:date="2026-05-19T01:12:00Z" w16du:dateUtc="2026-05-19T00:12:00Z"/>
        </w:rPr>
      </w:pPr>
      <w:ins w:id="994" w:author="Délcio Raúl" w:date="2026-05-19T01:12:00Z" w16du:dateUtc="2026-05-19T00:12:00Z">
        <w:r>
          <w:t xml:space="preserve">Para clientes pós-pago, o </w:t>
        </w:r>
        <w:proofErr w:type="spellStart"/>
        <w:r>
          <w:t>backend</w:t>
        </w:r>
        <w:proofErr w:type="spellEnd"/>
        <w:r>
          <w:t xml:space="preserve"> gere a emissão e o acompanhamento de faturas mensais. O processo segue os seguintes passos:</w:t>
        </w:r>
      </w:ins>
    </w:p>
    <w:p w14:paraId="4C5AC260" w14:textId="77777777" w:rsidR="00190256" w:rsidRDefault="00190256" w:rsidP="00190256">
      <w:pPr>
        <w:rPr>
          <w:ins w:id="995" w:author="Délcio Raúl" w:date="2026-05-19T01:12:00Z" w16du:dateUtc="2026-05-19T00:12:00Z"/>
        </w:rPr>
      </w:pPr>
      <w:ins w:id="996" w:author="Délcio Raúl" w:date="2026-05-19T01:12:00Z" w16du:dateUtc="2026-05-19T00:12:00Z">
        <w:r>
          <w:t>Registo do consumo (inserido via painel administrativo ou importado via ficheiro CSV para ambiente de testes).</w:t>
        </w:r>
      </w:ins>
    </w:p>
    <w:p w14:paraId="50DFC134" w14:textId="77777777" w:rsidR="00190256" w:rsidRDefault="00190256" w:rsidP="00190256">
      <w:pPr>
        <w:rPr>
          <w:ins w:id="997" w:author="Délcio Raúl" w:date="2026-05-19T01:12:00Z" w16du:dateUtc="2026-05-19T00:12:00Z"/>
        </w:rPr>
      </w:pPr>
      <w:ins w:id="998" w:author="Délcio Raúl" w:date="2026-05-19T01:12:00Z" w16du:dateUtc="2026-05-19T00:12:00Z">
        <w:r>
          <w:t>Cálculo automático do valor com base em tarifas predefinidas no sistema.</w:t>
        </w:r>
      </w:ins>
    </w:p>
    <w:p w14:paraId="3303CA0C" w14:textId="77777777" w:rsidR="00190256" w:rsidRDefault="00190256" w:rsidP="00190256">
      <w:pPr>
        <w:rPr>
          <w:ins w:id="999" w:author="Délcio Raúl" w:date="2026-05-19T01:12:00Z" w16du:dateUtc="2026-05-19T00:12:00Z"/>
        </w:rPr>
      </w:pPr>
      <w:ins w:id="1000" w:author="Délcio Raúl" w:date="2026-05-19T01:12:00Z" w16du:dateUtc="2026-05-19T00:12:00Z">
        <w:r>
          <w:t>Geração da fatura com data de emissão, vencimento e estado (em aberto, paga ou parcialmente paga).</w:t>
        </w:r>
      </w:ins>
    </w:p>
    <w:p w14:paraId="336B0640" w14:textId="77777777" w:rsidR="00190256" w:rsidRDefault="00190256" w:rsidP="00190256">
      <w:pPr>
        <w:rPr>
          <w:ins w:id="1001" w:author="Délcio Raúl" w:date="2026-05-19T01:12:00Z" w16du:dateUtc="2026-05-19T00:12:00Z"/>
        </w:rPr>
      </w:pPr>
      <w:ins w:id="1002" w:author="Délcio Raúl" w:date="2026-05-19T01:12:00Z" w16du:dateUtc="2026-05-19T00:12:00Z">
        <w:r>
          <w:t>Disponibilização na área do cliente para consulta, download e acompanhamento.</w:t>
        </w:r>
      </w:ins>
    </w:p>
    <w:p w14:paraId="2BDBA190" w14:textId="77777777" w:rsidR="00190256" w:rsidRDefault="00190256" w:rsidP="00190256">
      <w:pPr>
        <w:rPr>
          <w:ins w:id="1003" w:author="Délcio Raúl" w:date="2026-05-19T01:12:00Z" w16du:dateUtc="2026-05-19T00:12:00Z"/>
        </w:rPr>
      </w:pPr>
      <w:ins w:id="1004" w:author="Délcio Raúl" w:date="2026-05-19T01:12:00Z" w16du:dateUtc="2026-05-19T00:12:00Z">
        <w:r>
          <w:t>Atualização do estado da fatura após registo de pagamento, com recálculo automático do saldo devedor se aplicável.</w:t>
        </w:r>
      </w:ins>
    </w:p>
    <w:p w14:paraId="23D1E2C3" w14:textId="77777777" w:rsidR="00190256" w:rsidRDefault="00190256">
      <w:pPr>
        <w:pStyle w:val="Ttulo4"/>
        <w:rPr>
          <w:ins w:id="1005" w:author="Délcio Raúl" w:date="2026-05-19T01:12:00Z" w16du:dateUtc="2026-05-19T00:12:00Z"/>
        </w:rPr>
        <w:pPrChange w:id="1006" w:author="Délcio Raúl" w:date="2026-05-19T01:13:00Z" w16du:dateUtc="2026-05-19T00:13:00Z">
          <w:pPr/>
        </w:pPrChange>
      </w:pPr>
      <w:ins w:id="1007" w:author="Délcio Raúl" w:date="2026-05-19T01:12:00Z" w16du:dateUtc="2026-05-19T00:12:00Z">
        <w:r>
          <w:t>2.6.2 Histórico de Consumo e Acompanhamento</w:t>
        </w:r>
      </w:ins>
    </w:p>
    <w:p w14:paraId="45F51753" w14:textId="77777777" w:rsidR="00190256" w:rsidRDefault="00190256" w:rsidP="00190256">
      <w:pPr>
        <w:rPr>
          <w:ins w:id="1008" w:author="Délcio Raúl" w:date="2026-05-19T01:12:00Z" w16du:dateUtc="2026-05-19T00:12:00Z"/>
        </w:rPr>
      </w:pPr>
      <w:ins w:id="1009" w:author="Délcio Raúl" w:date="2026-05-19T01:12:00Z" w16du:dateUtc="2026-05-19T00:12:00Z">
        <w:r>
          <w:t xml:space="preserve">A plataforma mantém um registo cronológico de todas as faturas e leituras associadas. O </w:t>
        </w:r>
        <w:proofErr w:type="spellStart"/>
        <w:r>
          <w:t>backend</w:t>
        </w:r>
        <w:proofErr w:type="spellEnd"/>
        <w:r>
          <w:t xml:space="preserve"> permite que o cliente visualize o histórico de consumo, filtre por período e acompanhe a evolução do seu saldo ou dívida. Esta funcionalidade foi implementada através de consultas otimizadas no </w:t>
        </w:r>
        <w:proofErr w:type="spellStart"/>
        <w:r>
          <w:t>PostgreSQL</w:t>
        </w:r>
        <w:proofErr w:type="spellEnd"/>
        <w:r>
          <w:t>, garantindo carregamento rápido, apresentação clara dos dados e separação lógica entre o perfil pré-pago e pós-pago, evitando cruzamentos indevidos de informações.</w:t>
        </w:r>
      </w:ins>
    </w:p>
    <w:p w14:paraId="668CA5BD" w14:textId="77777777" w:rsidR="00190256" w:rsidRDefault="00190256">
      <w:pPr>
        <w:pStyle w:val="Ttulo3"/>
        <w:rPr>
          <w:ins w:id="1010" w:author="Délcio Raúl" w:date="2026-05-19T01:12:00Z" w16du:dateUtc="2026-05-19T00:12:00Z"/>
        </w:rPr>
        <w:pPrChange w:id="1011" w:author="Délcio Raúl" w:date="2026-05-19T01:13:00Z" w16du:dateUtc="2026-05-19T00:13:00Z">
          <w:pPr/>
        </w:pPrChange>
      </w:pPr>
      <w:bookmarkStart w:id="1012" w:name="_Toc230102891"/>
      <w:ins w:id="1013" w:author="Délcio Raúl" w:date="2026-05-19T01:12:00Z" w16du:dateUtc="2026-05-19T00:12:00Z">
        <w:r>
          <w:t>2.7 Segurança e Controlo de Acesso</w:t>
        </w:r>
        <w:bookmarkEnd w:id="1012"/>
      </w:ins>
    </w:p>
    <w:p w14:paraId="3CBF34A7" w14:textId="77777777" w:rsidR="00190256" w:rsidRDefault="00190256">
      <w:pPr>
        <w:pStyle w:val="Ttulo4"/>
        <w:rPr>
          <w:ins w:id="1014" w:author="Délcio Raúl" w:date="2026-05-19T01:12:00Z" w16du:dateUtc="2026-05-19T00:12:00Z"/>
        </w:rPr>
        <w:pPrChange w:id="1015" w:author="Délcio Raúl" w:date="2026-05-19T01:13:00Z" w16du:dateUtc="2026-05-19T00:13:00Z">
          <w:pPr/>
        </w:pPrChange>
      </w:pPr>
      <w:ins w:id="1016" w:author="Délcio Raúl" w:date="2026-05-19T01:12:00Z" w16du:dateUtc="2026-05-19T00:12:00Z">
        <w:r>
          <w:t>2.7.1 Autenticação e Autorização</w:t>
        </w:r>
      </w:ins>
    </w:p>
    <w:p w14:paraId="0E53C137" w14:textId="77777777" w:rsidR="00190256" w:rsidRDefault="00190256" w:rsidP="00190256">
      <w:pPr>
        <w:rPr>
          <w:ins w:id="1017" w:author="Délcio Raúl" w:date="2026-05-19T01:12:00Z" w16du:dateUtc="2026-05-19T00:12:00Z"/>
        </w:rPr>
      </w:pPr>
      <w:ins w:id="1018" w:author="Délcio Raúl" w:date="2026-05-19T01:12:00Z" w16du:dateUtc="2026-05-19T00:12:00Z">
        <w:r>
          <w:t xml:space="preserve">A gestão de acessos foi implementada com base no sistema nativo de autenticação do </w:t>
        </w:r>
        <w:proofErr w:type="spellStart"/>
        <w:r>
          <w:t>Django</w:t>
        </w:r>
        <w:proofErr w:type="spellEnd"/>
        <w:r>
          <w:t xml:space="preserve">. As palavras-passe são armazenadas com </w:t>
        </w:r>
        <w:proofErr w:type="spellStart"/>
        <w:r>
          <w:t>hash</w:t>
        </w:r>
        <w:proofErr w:type="spellEnd"/>
        <w:r>
          <w:t>, impedindo a leitura direta em caso de acesso indevido à base de dados. O controlo de acesso é feito através de grupos e permissões (RBAC simples), distinguindo claramente clientes, operadores de atendimento e administradores. Cada perfil tem acesso restrito às funcionalidades correspondentes, garantindo que um cliente apenas consulte e gere os seus próprios dados, enquanto os administradores mantêm o controlo global do sistema.</w:t>
        </w:r>
      </w:ins>
    </w:p>
    <w:p w14:paraId="3E280697" w14:textId="77777777" w:rsidR="00190256" w:rsidRDefault="00190256">
      <w:pPr>
        <w:pStyle w:val="Ttulo4"/>
        <w:rPr>
          <w:ins w:id="1019" w:author="Délcio Raúl" w:date="2026-05-19T01:12:00Z" w16du:dateUtc="2026-05-19T00:12:00Z"/>
        </w:rPr>
        <w:pPrChange w:id="1020" w:author="Délcio Raúl" w:date="2026-05-19T01:13:00Z" w16du:dateUtc="2026-05-19T00:13:00Z">
          <w:pPr/>
        </w:pPrChange>
      </w:pPr>
      <w:ins w:id="1021" w:author="Délcio Raúl" w:date="2026-05-19T01:12:00Z" w16du:dateUtc="2026-05-19T00:12:00Z">
        <w:r>
          <w:t>2.7.2 Proteção contra Vulnerabilidades Web</w:t>
        </w:r>
      </w:ins>
    </w:p>
    <w:p w14:paraId="20919DC2" w14:textId="77777777" w:rsidR="00190256" w:rsidRDefault="00190256" w:rsidP="00190256">
      <w:pPr>
        <w:rPr>
          <w:ins w:id="1022" w:author="Délcio Raúl" w:date="2026-05-19T01:12:00Z" w16du:dateUtc="2026-05-19T00:12:00Z"/>
        </w:rPr>
      </w:pPr>
      <w:ins w:id="1023" w:author="Délcio Raúl" w:date="2026-05-19T01:12:00Z" w16du:dateUtc="2026-05-19T00:12:00Z">
        <w:r>
          <w:lastRenderedPageBreak/>
          <w:t xml:space="preserve">O </w:t>
        </w:r>
        <w:proofErr w:type="spellStart"/>
        <w:r>
          <w:t>Django</w:t>
        </w:r>
        <w:proofErr w:type="spellEnd"/>
        <w:r>
          <w:t xml:space="preserve"> aplica automaticamente mecanismos de proteção essenciais desde a configuração inicial. Todos os formulários incluem </w:t>
        </w:r>
        <w:proofErr w:type="spellStart"/>
        <w:r>
          <w:t>tokens</w:t>
        </w:r>
        <w:proofErr w:type="spellEnd"/>
        <w:r>
          <w:t xml:space="preserve"> CSRF para prevenir falsificação de pedidos entre sites. O ORM nativo parametriza as consultas à base de dados, eliminando riscos de injeção SQL. A validação de dados ocorre no servidor, filtrando entradas maliciosas e prevenindo ataques de </w:t>
        </w:r>
        <w:proofErr w:type="spellStart"/>
        <w:r>
          <w:t>scripting</w:t>
        </w:r>
        <w:proofErr w:type="spellEnd"/>
        <w:r>
          <w:t xml:space="preserve"> (XSS). As sessões de utilizador são geridas de forma segura, com expiração configurada e renovação controlada. Estas medidas, combinadas com a estrutura relacional do </w:t>
        </w:r>
        <w:proofErr w:type="spellStart"/>
        <w:r>
          <w:t>PostgreSQL</w:t>
        </w:r>
        <w:proofErr w:type="spellEnd"/>
        <w:r>
          <w:t>, criaram um ambiente estável e adequado para a validação académica do projeto.</w:t>
        </w:r>
      </w:ins>
    </w:p>
    <w:p w14:paraId="0D5DD939" w14:textId="77777777" w:rsidR="00190256" w:rsidRDefault="00190256">
      <w:pPr>
        <w:pStyle w:val="Ttulo3"/>
        <w:rPr>
          <w:ins w:id="1024" w:author="Délcio Raúl" w:date="2026-05-19T01:12:00Z" w16du:dateUtc="2026-05-19T00:12:00Z"/>
        </w:rPr>
        <w:pPrChange w:id="1025" w:author="Délcio Raúl" w:date="2026-05-19T01:13:00Z" w16du:dateUtc="2026-05-19T00:13:00Z">
          <w:pPr/>
        </w:pPrChange>
      </w:pPr>
      <w:bookmarkStart w:id="1026" w:name="_Toc230102892"/>
      <w:ins w:id="1027" w:author="Délcio Raúl" w:date="2026-05-19T01:12:00Z" w16du:dateUtc="2026-05-19T00:12:00Z">
        <w:r>
          <w:t>2.8 Ferramentas e Ambiente de Desenvolvimento</w:t>
        </w:r>
        <w:bookmarkEnd w:id="1026"/>
      </w:ins>
    </w:p>
    <w:p w14:paraId="64630698" w14:textId="77777777" w:rsidR="00190256" w:rsidRDefault="00190256" w:rsidP="00190256">
      <w:pPr>
        <w:rPr>
          <w:ins w:id="1028" w:author="Délcio Raúl" w:date="2026-05-19T01:12:00Z" w16du:dateUtc="2026-05-19T00:12:00Z"/>
        </w:rPr>
      </w:pPr>
      <w:ins w:id="1029" w:author="Délcio Raúl" w:date="2026-05-19T01:12:00Z" w16du:dateUtc="2026-05-19T00:12:00Z">
        <w:r>
          <w:t>O desenvolvimento foi realizado num ambiente local controlado, utilizando ferramentas gratuitas, amplamente documentadas e adequadas ao nível técnico do projeto:</w:t>
        </w:r>
      </w:ins>
    </w:p>
    <w:p w14:paraId="4600D979" w14:textId="77777777" w:rsidR="00190256" w:rsidRDefault="00190256" w:rsidP="00190256">
      <w:pPr>
        <w:rPr>
          <w:ins w:id="1030" w:author="Délcio Raúl" w:date="2026-05-19T01:12:00Z" w16du:dateUtc="2026-05-19T00:12:00Z"/>
        </w:rPr>
      </w:pPr>
      <w:ins w:id="1031" w:author="Délcio Raúl" w:date="2026-05-19T01:12:00Z" w16du:dateUtc="2026-05-19T00:12:00Z">
        <w:r>
          <w:t xml:space="preserve">Linguagem e Framework: </w:t>
        </w:r>
        <w:proofErr w:type="spellStart"/>
        <w:r>
          <w:t>Python</w:t>
        </w:r>
        <w:proofErr w:type="spellEnd"/>
        <w:r>
          <w:t xml:space="preserve"> 3.x e </w:t>
        </w:r>
        <w:proofErr w:type="spellStart"/>
        <w:r>
          <w:t>Django</w:t>
        </w:r>
        <w:proofErr w:type="spellEnd"/>
        <w:r>
          <w:t xml:space="preserve"> (versão estável mais recente).</w:t>
        </w:r>
      </w:ins>
    </w:p>
    <w:p w14:paraId="29A3D225" w14:textId="77777777" w:rsidR="00190256" w:rsidRDefault="00190256" w:rsidP="00190256">
      <w:pPr>
        <w:rPr>
          <w:ins w:id="1032" w:author="Délcio Raúl" w:date="2026-05-19T01:12:00Z" w16du:dateUtc="2026-05-19T00:12:00Z"/>
        </w:rPr>
      </w:pPr>
      <w:ins w:id="1033" w:author="Délcio Raúl" w:date="2026-05-19T01:12:00Z" w16du:dateUtc="2026-05-19T00:12:00Z">
        <w:r>
          <w:t xml:space="preserve">Base de Dados: </w:t>
        </w:r>
        <w:proofErr w:type="spellStart"/>
        <w:r>
          <w:t>PostgreSQL</w:t>
        </w:r>
        <w:proofErr w:type="spellEnd"/>
        <w:r>
          <w:t xml:space="preserve">, gerido através de </w:t>
        </w:r>
        <w:proofErr w:type="spellStart"/>
        <w:r>
          <w:t>pgAdmin</w:t>
        </w:r>
        <w:proofErr w:type="spellEnd"/>
        <w:r>
          <w:t xml:space="preserve"> para criação de esquemas, consultas e verificação de integridade.</w:t>
        </w:r>
      </w:ins>
    </w:p>
    <w:p w14:paraId="0CC1B175" w14:textId="77777777" w:rsidR="00190256" w:rsidRDefault="00190256" w:rsidP="00190256">
      <w:pPr>
        <w:rPr>
          <w:ins w:id="1034" w:author="Délcio Raúl" w:date="2026-05-19T01:12:00Z" w16du:dateUtc="2026-05-19T00:12:00Z"/>
        </w:rPr>
      </w:pPr>
      <w:ins w:id="1035" w:author="Délcio Raúl" w:date="2026-05-19T01:12:00Z" w16du:dateUtc="2026-05-19T00:12:00Z">
        <w:r>
          <w:t xml:space="preserve">Interface e Estilização: HTML5, CSS3 e </w:t>
        </w:r>
        <w:proofErr w:type="spellStart"/>
        <w:r>
          <w:t>Bootstrap</w:t>
        </w:r>
        <w:proofErr w:type="spellEnd"/>
        <w:r>
          <w:t xml:space="preserve"> 5, integrados diretamente nos </w:t>
        </w:r>
        <w:proofErr w:type="spellStart"/>
        <w:r>
          <w:t>templates</w:t>
        </w:r>
        <w:proofErr w:type="spellEnd"/>
        <w:r>
          <w:t xml:space="preserve"> do </w:t>
        </w:r>
        <w:proofErr w:type="spellStart"/>
        <w:r>
          <w:t>Django</w:t>
        </w:r>
        <w:proofErr w:type="spellEnd"/>
        <w:r>
          <w:t>.</w:t>
        </w:r>
      </w:ins>
    </w:p>
    <w:p w14:paraId="7DC18B13" w14:textId="77777777" w:rsidR="00190256" w:rsidRDefault="00190256" w:rsidP="00190256">
      <w:pPr>
        <w:rPr>
          <w:ins w:id="1036" w:author="Délcio Raúl" w:date="2026-05-19T01:12:00Z" w16du:dateUtc="2026-05-19T00:12:00Z"/>
        </w:rPr>
      </w:pPr>
      <w:ins w:id="1037" w:author="Délcio Raúl" w:date="2026-05-19T01:12:00Z" w16du:dateUtc="2026-05-19T00:12:00Z">
        <w:r>
          <w:t xml:space="preserve">Ambiente de Desenvolvimento: VS </w:t>
        </w:r>
        <w:proofErr w:type="spellStart"/>
        <w:r>
          <w:t>Code</w:t>
        </w:r>
        <w:proofErr w:type="spellEnd"/>
        <w:r>
          <w:t>/</w:t>
        </w:r>
        <w:proofErr w:type="spellStart"/>
        <w:r>
          <w:t>PyCharm</w:t>
        </w:r>
        <w:proofErr w:type="spellEnd"/>
        <w:r>
          <w:t xml:space="preserve">, ambiente virtual </w:t>
        </w:r>
        <w:proofErr w:type="spellStart"/>
        <w:r>
          <w:t>Python</w:t>
        </w:r>
        <w:proofErr w:type="spellEnd"/>
        <w:r>
          <w:t xml:space="preserve"> (</w:t>
        </w:r>
        <w:proofErr w:type="spellStart"/>
        <w:r>
          <w:t>venv</w:t>
        </w:r>
        <w:proofErr w:type="spellEnd"/>
        <w:r>
          <w:t xml:space="preserve">), </w:t>
        </w:r>
        <w:proofErr w:type="spellStart"/>
        <w:r>
          <w:t>pip</w:t>
        </w:r>
        <w:proofErr w:type="spellEnd"/>
        <w:r>
          <w:t xml:space="preserve"> para gestão de dependências e servidor de desenvolvimento integrado do </w:t>
        </w:r>
        <w:proofErr w:type="spellStart"/>
        <w:r>
          <w:t>Django</w:t>
        </w:r>
        <w:proofErr w:type="spellEnd"/>
        <w:r>
          <w:t xml:space="preserve"> (</w:t>
        </w:r>
        <w:proofErr w:type="spellStart"/>
        <w:r>
          <w:t>runserver</w:t>
        </w:r>
        <w:proofErr w:type="spellEnd"/>
        <w:r>
          <w:t>).</w:t>
        </w:r>
      </w:ins>
    </w:p>
    <w:p w14:paraId="0501533D" w14:textId="77777777" w:rsidR="00190256" w:rsidRDefault="00190256" w:rsidP="00190256">
      <w:pPr>
        <w:rPr>
          <w:ins w:id="1038" w:author="Délcio Raúl" w:date="2026-05-19T01:12:00Z" w16du:dateUtc="2026-05-19T00:12:00Z"/>
        </w:rPr>
      </w:pPr>
      <w:ins w:id="1039" w:author="Délcio Raúl" w:date="2026-05-19T01:12:00Z" w16du:dateUtc="2026-05-19T00:12:00Z">
        <w:r>
          <w:t xml:space="preserve">Controlo de Versões: </w:t>
        </w:r>
        <w:proofErr w:type="spellStart"/>
        <w:r>
          <w:t>Git</w:t>
        </w:r>
        <w:proofErr w:type="spellEnd"/>
        <w:r>
          <w:t xml:space="preserve"> para registo de alterações, backup local e organização do código por etapas.</w:t>
        </w:r>
      </w:ins>
    </w:p>
    <w:p w14:paraId="1EE2FE0A" w14:textId="77777777" w:rsidR="00190256" w:rsidRDefault="00190256" w:rsidP="00190256">
      <w:pPr>
        <w:rPr>
          <w:ins w:id="1040" w:author="Délcio Raúl" w:date="2026-05-19T01:12:00Z" w16du:dateUtc="2026-05-19T00:12:00Z"/>
        </w:rPr>
      </w:pPr>
      <w:ins w:id="1041" w:author="Délcio Raúl" w:date="2026-05-19T01:12:00Z" w16du:dateUtc="2026-05-19T00:12:00Z">
        <w:r>
          <w:t>A escolha destas ferramentas garantiu um fluxo de trabalho estável, reprodutível e facilmente explicável, sem dependência de infraestruturas complexas, containers ou pipelines de CI/CD industriais.</w:t>
        </w:r>
      </w:ins>
    </w:p>
    <w:p w14:paraId="053885ED" w14:textId="77777777" w:rsidR="00190256" w:rsidRDefault="00190256">
      <w:pPr>
        <w:pStyle w:val="Ttulo3"/>
        <w:rPr>
          <w:ins w:id="1042" w:author="Délcio Raúl" w:date="2026-05-19T01:12:00Z" w16du:dateUtc="2026-05-19T00:12:00Z"/>
        </w:rPr>
        <w:pPrChange w:id="1043" w:author="Délcio Raúl" w:date="2026-05-19T01:14:00Z" w16du:dateUtc="2026-05-19T00:14:00Z">
          <w:pPr/>
        </w:pPrChange>
      </w:pPr>
      <w:bookmarkStart w:id="1044" w:name="_Toc230102893"/>
      <w:ins w:id="1045" w:author="Délcio Raúl" w:date="2026-05-19T01:12:00Z" w16du:dateUtc="2026-05-19T00:12:00Z">
        <w:r>
          <w:t>2.9 Considerações Finais sobre a Metodologia</w:t>
        </w:r>
        <w:bookmarkEnd w:id="1044"/>
      </w:ins>
    </w:p>
    <w:p w14:paraId="1EB347E0" w14:textId="647682BA" w:rsidR="009D03DE" w:rsidRPr="009D03DE" w:rsidDel="00F1748A" w:rsidRDefault="00190256">
      <w:pPr>
        <w:pStyle w:val="Ttulo3"/>
        <w:spacing w:line="360" w:lineRule="auto"/>
        <w:rPr>
          <w:del w:id="1046" w:author="Délcio Raúl" w:date="2026-05-19T00:52:00Z" w16du:dateUtc="2026-05-18T23:52:00Z"/>
        </w:rPr>
        <w:pPrChange w:id="1047" w:author="Délcio Raúl" w:date="2026-05-19T00:32:00Z" w16du:dateUtc="2026-05-18T23:32:00Z">
          <w:pPr>
            <w:pStyle w:val="Ttulo3"/>
          </w:pPr>
        </w:pPrChange>
      </w:pPr>
      <w:ins w:id="1048" w:author="Délcio Raúl" w:date="2026-05-19T01:12:00Z" w16du:dateUtc="2026-05-19T00:12:00Z">
        <w:r>
          <w:t xml:space="preserve">A metodologia adotada permitiu transformar a análise do problema numa solução técnica concreta, coerente e alinhada com os objetivos do projeto. A divisão em fases, o uso do padrão MVT, a separação clara das lógicas de negócio para pré-pago e pós-pago e a aplicação de mecanismos de segurança nativos garantiram um desenvolvimento organizado, </w:t>
        </w:r>
        <w:proofErr w:type="spellStart"/>
        <w:r>
          <w:t>rastreável</w:t>
        </w:r>
        <w:proofErr w:type="spellEnd"/>
        <w:r>
          <w:t xml:space="preserve"> e defensável. Embora a plataforma se apresente como um protótipo funcional para validação académica, a estrutura foi desenhada para permitir evolução futura, seja através da integração com sistemas de pagamento reais, seja pela expansão de módulos de análise e relatórios. O enfoque na simplicidade, na estabilidade e na usabilidade assegura que o sistema cumpra o seu propósito: demonstrar, de forma prática e fundamentada, como a digitalização pode otimizar a gestão de atendimento e pagamentos no contexto da ENDE-EP.</w:t>
        </w:r>
      </w:ins>
      <w:del w:id="1049" w:author="Délcio Raúl" w:date="2026-05-19T00:52:00Z" w16du:dateUtc="2026-05-18T23:52:00Z">
        <w:r w:rsidR="009D03DE" w:rsidRPr="009D03DE" w:rsidDel="00F1748A">
          <w:delText>2.2 Abordagem Geral e Justificativa Técnica</w:delText>
        </w:r>
      </w:del>
    </w:p>
    <w:p w14:paraId="5ED92102" w14:textId="0B59EB11" w:rsidR="009D03DE" w:rsidRPr="009D03DE" w:rsidDel="00F1748A" w:rsidRDefault="009D03DE">
      <w:pPr>
        <w:spacing w:line="360" w:lineRule="auto"/>
        <w:ind w:firstLine="0"/>
        <w:rPr>
          <w:del w:id="1050" w:author="Délcio Raúl" w:date="2026-05-19T00:52:00Z" w16du:dateUtc="2026-05-18T23:52:00Z"/>
          <w:rFonts w:eastAsia="Times New Roman"/>
          <w:bCs/>
          <w:color w:val="000000"/>
          <w:lang w:eastAsia="pt-PT"/>
        </w:rPr>
        <w:pPrChange w:id="1051" w:author="Délcio Raúl" w:date="2026-05-19T00:32:00Z" w16du:dateUtc="2026-05-18T23:32:00Z">
          <w:pPr>
            <w:ind w:firstLine="0"/>
          </w:pPr>
        </w:pPrChange>
      </w:pPr>
      <w:del w:id="1052" w:author="Délcio Raúl" w:date="2026-05-19T00:52:00Z" w16du:dateUtc="2026-05-18T23:52:00Z">
        <w:r w:rsidRPr="009D03DE" w:rsidDel="00F1748A">
          <w:rPr>
            <w:rFonts w:eastAsia="Times New Roman"/>
            <w:bCs/>
            <w:color w:val="000000"/>
            <w:lang w:eastAsia="pt-PT"/>
          </w:rPr>
          <w:delText>O projeto adotou uma abordagem de pesquisa aplicada com caráter exploratório e descritivo, focando na construção de um sistema escalável, seguro e eficiente para o domínio específico da ENDE. A diferenciação técnica central repousa na separação clara da lógica de negócio para clientes pré-pago e pós-pago, refletida na arquitetura modular e na escolha criteriosa da stack tecnológica.</w:delText>
        </w:r>
      </w:del>
    </w:p>
    <w:p w14:paraId="4AD43240" w14:textId="556CCF77" w:rsidR="009D03DE" w:rsidRPr="009D03DE" w:rsidDel="00F1748A" w:rsidRDefault="009D03DE">
      <w:pPr>
        <w:spacing w:line="360" w:lineRule="auto"/>
        <w:ind w:firstLine="0"/>
        <w:rPr>
          <w:del w:id="1053" w:author="Délcio Raúl" w:date="2026-05-19T00:52:00Z" w16du:dateUtc="2026-05-18T23:52:00Z"/>
          <w:rFonts w:eastAsia="Times New Roman"/>
          <w:bCs/>
          <w:color w:val="000000"/>
          <w:lang w:eastAsia="pt-PT"/>
        </w:rPr>
        <w:pPrChange w:id="1054" w:author="Délcio Raúl" w:date="2026-05-19T00:32:00Z" w16du:dateUtc="2026-05-18T23:32:00Z">
          <w:pPr>
            <w:ind w:firstLine="0"/>
          </w:pPr>
        </w:pPrChange>
      </w:pPr>
      <w:del w:id="1055" w:author="Délcio Raúl" w:date="2026-05-19T00:52:00Z" w16du:dateUtc="2026-05-18T23:52:00Z">
        <w:r w:rsidRPr="009D03DE" w:rsidDel="00F1748A">
          <w:rPr>
            <w:rFonts w:eastAsia="Times New Roman"/>
            <w:bCs/>
            <w:color w:val="000000"/>
            <w:lang w:eastAsia="pt-PT"/>
          </w:rPr>
          <w:delText>A decisão pelo desenvolvimento de uma plataforma web, ao invés de soluções mobile nativas ou sistemas legados, baseou-se na necessidade de alta disponibilidade, facilidade de manutenção, interoperabilidade e atualização contínua. A arquitetura orientada a serviços (SOA) e a utilização de APIs RESTful asseguram a integração com provedores de pagamento externos, sistemas internos da ENDE e outros serviços de terceiros.</w:delText>
        </w:r>
      </w:del>
    </w:p>
    <w:p w14:paraId="4998AA00" w14:textId="52028851" w:rsidR="009D03DE" w:rsidRPr="009D03DE" w:rsidDel="00F1748A" w:rsidRDefault="009D03DE">
      <w:pPr>
        <w:pStyle w:val="Ttulo3"/>
        <w:spacing w:line="360" w:lineRule="auto"/>
        <w:rPr>
          <w:del w:id="1056" w:author="Délcio Raúl" w:date="2026-05-19T00:52:00Z" w16du:dateUtc="2026-05-18T23:52:00Z"/>
        </w:rPr>
        <w:pPrChange w:id="1057" w:author="Délcio Raúl" w:date="2026-05-19T00:32:00Z" w16du:dateUtc="2026-05-18T23:32:00Z">
          <w:pPr>
            <w:pStyle w:val="Ttulo3"/>
          </w:pPr>
        </w:pPrChange>
      </w:pPr>
      <w:del w:id="1058" w:author="Délcio Raúl" w:date="2026-05-19T00:52:00Z" w16du:dateUtc="2026-05-18T23:52:00Z">
        <w:r w:rsidRPr="009D03DE" w:rsidDel="00F1748A">
          <w:delText>2.3 Arquitetura Web: Estrutura Modular e Componentização</w:delText>
        </w:r>
      </w:del>
    </w:p>
    <w:p w14:paraId="00BE994C" w14:textId="6390AE33" w:rsidR="009D03DE" w:rsidRPr="009D03DE" w:rsidDel="00F1748A" w:rsidRDefault="009D03DE">
      <w:pPr>
        <w:pStyle w:val="Ttulo4"/>
        <w:spacing w:line="360" w:lineRule="auto"/>
        <w:rPr>
          <w:del w:id="1059" w:author="Délcio Raúl" w:date="2026-05-19T00:52:00Z" w16du:dateUtc="2026-05-18T23:52:00Z"/>
        </w:rPr>
        <w:pPrChange w:id="1060" w:author="Délcio Raúl" w:date="2026-05-19T00:32:00Z" w16du:dateUtc="2026-05-18T23:32:00Z">
          <w:pPr>
            <w:pStyle w:val="Ttulo4"/>
          </w:pPr>
        </w:pPrChange>
      </w:pPr>
      <w:del w:id="1061" w:author="Délcio Raúl" w:date="2026-05-19T00:52:00Z" w16du:dateUtc="2026-05-18T23:52:00Z">
        <w:r w:rsidRPr="009D03DE" w:rsidDel="00F1748A">
          <w:delText>2.3.1 Arquitetura Cliente-Servidor e Componentização</w:delText>
        </w:r>
      </w:del>
    </w:p>
    <w:p w14:paraId="77999366" w14:textId="20CA3211" w:rsidR="009D03DE" w:rsidRPr="009D03DE" w:rsidDel="00F1748A" w:rsidRDefault="007F4CAD">
      <w:pPr>
        <w:spacing w:line="360" w:lineRule="auto"/>
        <w:ind w:firstLine="0"/>
        <w:rPr>
          <w:del w:id="1062" w:author="Délcio Raúl" w:date="2026-05-19T00:52:00Z" w16du:dateUtc="2026-05-18T23:52:00Z"/>
          <w:rFonts w:eastAsia="Times New Roman"/>
          <w:bCs/>
          <w:color w:val="000000"/>
          <w:lang w:eastAsia="pt-PT"/>
        </w:rPr>
        <w:pPrChange w:id="1063" w:author="Délcio Raúl" w:date="2026-05-19T00:32:00Z" w16du:dateUtc="2026-05-18T23:32:00Z">
          <w:pPr>
            <w:ind w:firstLine="0"/>
          </w:pPr>
        </w:pPrChange>
      </w:pPr>
      <w:del w:id="1064" w:author="Délcio Raúl" w:date="2026-05-19T00:52:00Z" w16du:dateUtc="2026-05-18T23:52:00Z">
        <w:r w:rsidRPr="007F4CAD" w:rsidDel="00F1748A">
          <w:rPr>
            <w:rFonts w:eastAsia="Times New Roman"/>
            <w:bCs/>
            <w:color w:val="000000"/>
            <w:lang w:eastAsia="pt-PT"/>
          </w:rPr>
          <w:delText xml:space="preserve">O sistema foi estruturado segundo o paradigma cliente-servidor tradicional, com o Django atuando como back-end e motor de renderização no front-end, garantindo consistência, segurança e manutenção simplificada. A interface foi desenvolvida utilizando templates Django integrados ao Bootstrap 5, que fornece um sistema de grid responsivo e componentes pré-estilizados, acelerando a criação de layouts acessíveis e compatíveis com múltiplos dispositivos. Para elementos que demandam representação gráfica dinâmica (como indicadores de consumo, mapas de rede ou dashboards interativos), utiliza-se HTML + Canvas, permitindo visualizações eficientes e leves sem sobrecarregar o navegador com frameworks complexos. Essa abordagem server-side elimina a necessidade de gerenciamento de estado no cliente, simplifica o roteamento e alinha-se perfeitamente ao padrão MVT </w:delText>
        </w:r>
        <w:r w:rsidDel="00F1748A">
          <w:rPr>
            <w:rFonts w:eastAsia="Times New Roman"/>
            <w:bCs/>
            <w:color w:val="000000"/>
            <w:lang w:eastAsia="pt-PT"/>
          </w:rPr>
          <w:delText>(Model-View-Template) do Django</w:delText>
        </w:r>
        <w:r w:rsidR="009D03DE" w:rsidRPr="009D03DE" w:rsidDel="00F1748A">
          <w:rPr>
            <w:rFonts w:eastAsia="Times New Roman"/>
            <w:bCs/>
            <w:color w:val="000000"/>
            <w:lang w:eastAsia="pt-PT"/>
          </w:rPr>
          <w:delText>.</w:delText>
        </w:r>
      </w:del>
    </w:p>
    <w:p w14:paraId="59B8A368" w14:textId="72ADE18B" w:rsidR="009D03DE" w:rsidRPr="009D03DE" w:rsidDel="00F20FFA" w:rsidRDefault="009D03DE">
      <w:pPr>
        <w:pStyle w:val="Ttulo4"/>
        <w:spacing w:line="360" w:lineRule="auto"/>
        <w:rPr>
          <w:del w:id="1065" w:author="Délcio Raúl" w:date="2026-05-19T00:54:00Z" w16du:dateUtc="2026-05-18T23:54:00Z"/>
        </w:rPr>
        <w:pPrChange w:id="1066" w:author="Délcio Raúl" w:date="2026-05-19T00:32:00Z" w16du:dateUtc="2026-05-18T23:32:00Z">
          <w:pPr>
            <w:pStyle w:val="Ttulo4"/>
          </w:pPr>
        </w:pPrChange>
      </w:pPr>
      <w:del w:id="1067" w:author="Délcio Raúl" w:date="2026-05-19T00:54:00Z" w16du:dateUtc="2026-05-18T23:54:00Z">
        <w:r w:rsidRPr="009D03DE" w:rsidDel="00F20FFA">
          <w:delText>2.3.2 Backend: Node.js com Express e ORM</w:delText>
        </w:r>
      </w:del>
    </w:p>
    <w:p w14:paraId="1970FA07" w14:textId="44921184" w:rsidR="006239D0" w:rsidDel="00F20FFA" w:rsidRDefault="006239D0">
      <w:pPr>
        <w:spacing w:line="360" w:lineRule="auto"/>
        <w:ind w:firstLine="0"/>
        <w:rPr>
          <w:del w:id="1068" w:author="Délcio Raúl" w:date="2026-05-19T00:54:00Z" w16du:dateUtc="2026-05-18T23:54:00Z"/>
          <w:rFonts w:eastAsia="Times New Roman"/>
          <w:bCs/>
          <w:color w:val="000000"/>
          <w:lang w:eastAsia="pt-PT"/>
        </w:rPr>
        <w:pPrChange w:id="1069" w:author="Délcio Raúl" w:date="2026-05-19T00:32:00Z" w16du:dateUtc="2026-05-18T23:32:00Z">
          <w:pPr>
            <w:ind w:firstLine="0"/>
          </w:pPr>
        </w:pPrChange>
      </w:pPr>
      <w:del w:id="1070" w:author="Délcio Raúl" w:date="2026-05-19T00:54:00Z" w16du:dateUtc="2026-05-18T23:54:00Z">
        <w:r w:rsidRPr="006239D0" w:rsidDel="00F20FFA">
          <w:rPr>
            <w:rFonts w:eastAsia="Times New Roman"/>
            <w:bCs/>
            <w:color w:val="000000"/>
            <w:lang w:eastAsia="pt-PT"/>
          </w:rPr>
          <w:delText>O backend foi desenvolvido utilizando Django (Python), um framework de alto nível que segue o padrão MTV e prioriza segurança, rapidez de desenvolvimento e escalabilidade vertical/horizontal. O Django foi escolhido por sua arquitetura madura, que inclui roteamento nativo, middleware de segurança integrado e ecossistema robusto para comunicação com APIs externas e sistemas legados.</w:delText>
        </w:r>
      </w:del>
    </w:p>
    <w:p w14:paraId="26AE4265" w14:textId="762A45C6" w:rsidR="006239D0" w:rsidDel="00F20FFA" w:rsidRDefault="006239D0">
      <w:pPr>
        <w:pStyle w:val="Ttulo4"/>
        <w:spacing w:line="360" w:lineRule="auto"/>
        <w:rPr>
          <w:del w:id="1071" w:author="Délcio Raúl" w:date="2026-05-19T00:54:00Z" w16du:dateUtc="2026-05-18T23:54:00Z"/>
          <w:b w:val="0"/>
        </w:rPr>
        <w:pPrChange w:id="1072" w:author="Délcio Raúl" w:date="2026-05-19T00:32:00Z" w16du:dateUtc="2026-05-18T23:32:00Z">
          <w:pPr>
            <w:pStyle w:val="Ttulo4"/>
          </w:pPr>
        </w:pPrChange>
      </w:pPr>
      <w:del w:id="1073" w:author="Délcio Raúl" w:date="2026-05-19T00:54:00Z" w16du:dateUtc="2026-05-18T23:54:00Z">
        <w:r w:rsidRPr="006239D0" w:rsidDel="00F20FFA">
          <w:rPr>
            <w:b w:val="0"/>
          </w:rPr>
          <w:delText>Para persistência de dados, foi implementado um banco de dados relacional (MySQL/PostgreSQL), que oferece robustez, integridade transacional e suporte a consultas complexas, essenciais para o armazenamento de informações financeiras, históricos de consumo e registros de atendimento. A interação entre o Django e o SGBD é gerenciada pelo ORM nativo do Django, que abstrai operações SQL, garante portabilidade entre bancos de dados e mantém a consistência dos modelos através de migrações versionadas, reduzindo drasticamente a propensão a erros manuais de consulta.</w:delText>
        </w:r>
      </w:del>
    </w:p>
    <w:p w14:paraId="0065B710" w14:textId="43337604" w:rsidR="009D03DE" w:rsidRPr="009D03DE" w:rsidDel="00F20FFA" w:rsidRDefault="009D03DE">
      <w:pPr>
        <w:pStyle w:val="Ttulo4"/>
        <w:spacing w:line="360" w:lineRule="auto"/>
        <w:rPr>
          <w:del w:id="1074" w:author="Délcio Raúl" w:date="2026-05-19T00:54:00Z" w16du:dateUtc="2026-05-18T23:54:00Z"/>
        </w:rPr>
        <w:pPrChange w:id="1075" w:author="Délcio Raúl" w:date="2026-05-19T00:32:00Z" w16du:dateUtc="2026-05-18T23:32:00Z">
          <w:pPr>
            <w:pStyle w:val="Ttulo4"/>
          </w:pPr>
        </w:pPrChange>
      </w:pPr>
      <w:del w:id="1076" w:author="Délcio Raúl" w:date="2026-05-19T00:54:00Z" w16du:dateUtc="2026-05-18T23:54:00Z">
        <w:r w:rsidRPr="009D03DE" w:rsidDel="00F20FFA">
          <w:delText>2.3.3 Estrutura da Aplicação e Microserviços</w:delText>
        </w:r>
      </w:del>
    </w:p>
    <w:p w14:paraId="592CA2E6" w14:textId="3A925069" w:rsidR="009D03DE" w:rsidRPr="009D03DE" w:rsidDel="00F20FFA" w:rsidRDefault="009D03DE">
      <w:pPr>
        <w:spacing w:line="360" w:lineRule="auto"/>
        <w:ind w:firstLine="0"/>
        <w:rPr>
          <w:del w:id="1077" w:author="Délcio Raúl" w:date="2026-05-19T00:54:00Z" w16du:dateUtc="2026-05-18T23:54:00Z"/>
          <w:rFonts w:eastAsia="Times New Roman"/>
          <w:bCs/>
          <w:color w:val="000000"/>
          <w:lang w:eastAsia="pt-PT"/>
        </w:rPr>
        <w:pPrChange w:id="1078" w:author="Délcio Raúl" w:date="2026-05-19T00:32:00Z" w16du:dateUtc="2026-05-18T23:32:00Z">
          <w:pPr>
            <w:ind w:firstLine="0"/>
          </w:pPr>
        </w:pPrChange>
      </w:pPr>
      <w:del w:id="1079" w:author="Délcio Raúl" w:date="2026-05-19T00:54:00Z" w16du:dateUtc="2026-05-18T23:54:00Z">
        <w:r w:rsidRPr="009D03DE" w:rsidDel="00F20FFA">
          <w:rPr>
            <w:rFonts w:eastAsia="Times New Roman"/>
            <w:bCs/>
            <w:color w:val="000000"/>
            <w:lang w:eastAsia="pt-PT"/>
          </w:rPr>
          <w:delText>Embora o sistema tenha sido inicialmente concebido como monolítico para simplificar a entrega, a arquitetura adotou padrões de microserviços para os principais módulos: gestão de pré-pago, gestão de pós-pago, integração com sistemas de pagamento, e autenticação/autorização. Essa divisão permite escalabilidade independente dos módulos, além de facilitar o isolamento de falhas e a atualização contínua de componentes.</w:delText>
        </w:r>
      </w:del>
    </w:p>
    <w:p w14:paraId="20723357" w14:textId="2E7F1BB7" w:rsidR="009D03DE" w:rsidRPr="009D03DE" w:rsidDel="00F20FFA" w:rsidRDefault="009D03DE">
      <w:pPr>
        <w:pStyle w:val="Ttulo3"/>
        <w:spacing w:line="360" w:lineRule="auto"/>
        <w:rPr>
          <w:del w:id="1080" w:author="Délcio Raúl" w:date="2026-05-19T00:54:00Z" w16du:dateUtc="2026-05-18T23:54:00Z"/>
        </w:rPr>
        <w:pPrChange w:id="1081" w:author="Délcio Raúl" w:date="2026-05-19T00:32:00Z" w16du:dateUtc="2026-05-18T23:32:00Z">
          <w:pPr>
            <w:pStyle w:val="Ttulo3"/>
          </w:pPr>
        </w:pPrChange>
      </w:pPr>
      <w:del w:id="1082" w:author="Délcio Raúl" w:date="2026-05-19T00:54:00Z" w16du:dateUtc="2026-05-18T23:54:00Z">
        <w:r w:rsidRPr="009D03DE" w:rsidDel="00F20FFA">
          <w:delText>2.4 Métodos de Integração e Processamento de Pagamentos</w:delText>
        </w:r>
      </w:del>
    </w:p>
    <w:p w14:paraId="5828540A" w14:textId="7024A49B" w:rsidR="009D03DE" w:rsidRPr="009D03DE" w:rsidDel="00F20FFA" w:rsidRDefault="009D03DE">
      <w:pPr>
        <w:pStyle w:val="Ttulo4"/>
        <w:spacing w:line="360" w:lineRule="auto"/>
        <w:rPr>
          <w:del w:id="1083" w:author="Délcio Raúl" w:date="2026-05-19T00:54:00Z" w16du:dateUtc="2026-05-18T23:54:00Z"/>
        </w:rPr>
        <w:pPrChange w:id="1084" w:author="Délcio Raúl" w:date="2026-05-19T00:32:00Z" w16du:dateUtc="2026-05-18T23:32:00Z">
          <w:pPr>
            <w:pStyle w:val="Ttulo4"/>
          </w:pPr>
        </w:pPrChange>
      </w:pPr>
      <w:del w:id="1085" w:author="Délcio Raúl" w:date="2026-05-19T00:54:00Z" w16du:dateUtc="2026-05-18T23:54:00Z">
        <w:r w:rsidRPr="009D03DE" w:rsidDel="00F20FFA">
          <w:delText>2.4.1 Integração com Multicaixa Express e Sistemas de Referência</w:delText>
        </w:r>
      </w:del>
    </w:p>
    <w:p w14:paraId="1E2CEFC2" w14:textId="43649C13" w:rsidR="009D03DE" w:rsidRPr="009D03DE" w:rsidDel="00F20FFA" w:rsidRDefault="009D03DE">
      <w:pPr>
        <w:spacing w:line="360" w:lineRule="auto"/>
        <w:ind w:firstLine="0"/>
        <w:rPr>
          <w:del w:id="1086" w:author="Délcio Raúl" w:date="2026-05-19T00:54:00Z" w16du:dateUtc="2026-05-18T23:54:00Z"/>
          <w:rFonts w:eastAsia="Times New Roman"/>
          <w:bCs/>
          <w:color w:val="000000"/>
          <w:lang w:eastAsia="pt-PT"/>
        </w:rPr>
        <w:pPrChange w:id="1087" w:author="Délcio Raúl" w:date="2026-05-19T00:32:00Z" w16du:dateUtc="2026-05-18T23:32:00Z">
          <w:pPr>
            <w:ind w:firstLine="0"/>
          </w:pPr>
        </w:pPrChange>
      </w:pPr>
      <w:del w:id="1088" w:author="Délcio Raúl" w:date="2026-05-19T00:54:00Z" w16du:dateUtc="2026-05-18T23:54:00Z">
        <w:r w:rsidRPr="009D03DE" w:rsidDel="00F20FFA">
          <w:rPr>
            <w:rFonts w:eastAsia="Times New Roman"/>
            <w:bCs/>
            <w:color w:val="000000"/>
            <w:lang w:eastAsia="pt-PT"/>
          </w:rPr>
          <w:delText>A plataforma incorpora integração direta com o sistema </w:delText>
        </w:r>
        <w:r w:rsidRPr="009D03DE" w:rsidDel="00F20FFA">
          <w:rPr>
            <w:rFonts w:eastAsia="Times New Roman"/>
            <w:b/>
            <w:bCs/>
            <w:color w:val="000000"/>
            <w:lang w:eastAsia="pt-PT"/>
          </w:rPr>
          <w:delText>Multicaixa Express</w:delText>
        </w:r>
        <w:r w:rsidRPr="009D03DE" w:rsidDel="00F20FFA">
          <w:rPr>
            <w:rFonts w:eastAsia="Times New Roman"/>
            <w:bCs/>
            <w:color w:val="000000"/>
            <w:lang w:eastAsia="pt-PT"/>
          </w:rPr>
          <w:delText xml:space="preserve">, que é o principal canal de pagamentos eletrônicos em </w:delText>
        </w:r>
        <w:r w:rsidDel="00F20FFA">
          <w:rPr>
            <w:rFonts w:eastAsia="Times New Roman"/>
            <w:bCs/>
            <w:color w:val="000000"/>
            <w:lang w:eastAsia="pt-PT"/>
          </w:rPr>
          <w:delText>Angola</w:delText>
        </w:r>
        <w:r w:rsidRPr="009D03DE" w:rsidDel="00F20FFA">
          <w:rPr>
            <w:rFonts w:eastAsia="Times New Roman"/>
            <w:bCs/>
            <w:color w:val="000000"/>
            <w:lang w:eastAsia="pt-PT"/>
          </w:rPr>
          <w:delText xml:space="preserve">. A integração é realizada via APIs fornecidas pelo Banco de </w:delText>
        </w:r>
        <w:r w:rsidDel="00F20FFA">
          <w:rPr>
            <w:rFonts w:eastAsia="Times New Roman"/>
            <w:bCs/>
            <w:color w:val="000000"/>
            <w:lang w:eastAsia="pt-PT"/>
          </w:rPr>
          <w:delText>Angola</w:delText>
        </w:r>
        <w:r w:rsidRPr="009D03DE" w:rsidDel="00F20FFA">
          <w:rPr>
            <w:rFonts w:eastAsia="Times New Roman"/>
            <w:bCs/>
            <w:color w:val="000000"/>
            <w:lang w:eastAsia="pt-PT"/>
          </w:rPr>
          <w:delText>, utilizando protocolos RESTful seguros com autenticação baseada em tokens JWT e certificados SSL/TLS para criptografia de ponta a ponta.</w:delText>
        </w:r>
      </w:del>
    </w:p>
    <w:p w14:paraId="3CF69D13" w14:textId="5787E6CF" w:rsidR="009D03DE" w:rsidRPr="009D03DE" w:rsidDel="00F20FFA" w:rsidRDefault="009D03DE">
      <w:pPr>
        <w:spacing w:line="360" w:lineRule="auto"/>
        <w:ind w:firstLine="0"/>
        <w:rPr>
          <w:del w:id="1089" w:author="Délcio Raúl" w:date="2026-05-19T00:54:00Z" w16du:dateUtc="2026-05-18T23:54:00Z"/>
          <w:rFonts w:eastAsia="Times New Roman"/>
          <w:bCs/>
          <w:color w:val="000000"/>
          <w:lang w:eastAsia="pt-PT"/>
        </w:rPr>
        <w:pPrChange w:id="1090" w:author="Délcio Raúl" w:date="2026-05-19T00:32:00Z" w16du:dateUtc="2026-05-18T23:32:00Z">
          <w:pPr>
            <w:ind w:firstLine="0"/>
          </w:pPr>
        </w:pPrChange>
      </w:pPr>
      <w:del w:id="1091" w:author="Délcio Raúl" w:date="2026-05-19T00:54:00Z" w16du:dateUtc="2026-05-18T23:54:00Z">
        <w:r w:rsidRPr="009D03DE" w:rsidDel="00F20FFA">
          <w:rPr>
            <w:rFonts w:eastAsia="Times New Roman"/>
            <w:bCs/>
            <w:color w:val="000000"/>
            <w:lang w:eastAsia="pt-PT"/>
          </w:rPr>
          <w:delText>A arquitetura suporta dois métodos principais de pagamento:</w:delText>
        </w:r>
      </w:del>
    </w:p>
    <w:p w14:paraId="5BF4B333" w14:textId="309081E7" w:rsidR="009D03DE" w:rsidRPr="009D03DE" w:rsidDel="00F20FFA" w:rsidRDefault="009D03DE">
      <w:pPr>
        <w:numPr>
          <w:ilvl w:val="0"/>
          <w:numId w:val="5"/>
        </w:numPr>
        <w:spacing w:line="360" w:lineRule="auto"/>
        <w:rPr>
          <w:del w:id="1092" w:author="Délcio Raúl" w:date="2026-05-19T00:54:00Z" w16du:dateUtc="2026-05-18T23:54:00Z"/>
          <w:rFonts w:eastAsia="Times New Roman"/>
          <w:bCs/>
          <w:color w:val="000000"/>
          <w:lang w:eastAsia="pt-PT"/>
        </w:rPr>
        <w:pPrChange w:id="1093" w:author="Délcio Raúl" w:date="2026-05-19T00:32:00Z" w16du:dateUtc="2026-05-18T23:32:00Z">
          <w:pPr>
            <w:numPr>
              <w:numId w:val="5"/>
            </w:numPr>
            <w:tabs>
              <w:tab w:val="num" w:pos="720"/>
            </w:tabs>
            <w:ind w:left="720" w:hanging="360"/>
          </w:pPr>
        </w:pPrChange>
      </w:pPr>
      <w:del w:id="1094" w:author="Délcio Raúl" w:date="2026-05-19T00:54:00Z" w16du:dateUtc="2026-05-18T23:54:00Z">
        <w:r w:rsidRPr="009D03DE" w:rsidDel="00F20FFA">
          <w:rPr>
            <w:rFonts w:eastAsia="Times New Roman"/>
            <w:b/>
            <w:bCs/>
            <w:color w:val="000000"/>
            <w:lang w:eastAsia="pt-PT"/>
          </w:rPr>
          <w:delText>Multicaixa Express</w:delText>
        </w:r>
        <w:r w:rsidRPr="009D03DE" w:rsidDel="00F20FFA">
          <w:rPr>
            <w:rFonts w:eastAsia="Times New Roman"/>
            <w:bCs/>
            <w:color w:val="000000"/>
            <w:lang w:eastAsia="pt-PT"/>
          </w:rPr>
          <w:delText>: o cliente gera um token ou referência de pagamento dentro da plataforma, que é consumido pelo sistema Multicaixa para processamento instantâneo. O backend implementa uma lógica de geração de tokens dinâmicos, com validade temporal restrita, baseada em algoritmos criptográficos HMAC para evitar reutilização e fraudes.</w:delText>
        </w:r>
      </w:del>
    </w:p>
    <w:p w14:paraId="558B8870" w14:textId="58C19461" w:rsidR="009D03DE" w:rsidRPr="009D03DE" w:rsidDel="00F20FFA" w:rsidRDefault="009D03DE">
      <w:pPr>
        <w:numPr>
          <w:ilvl w:val="0"/>
          <w:numId w:val="5"/>
        </w:numPr>
        <w:spacing w:line="360" w:lineRule="auto"/>
        <w:rPr>
          <w:del w:id="1095" w:author="Délcio Raúl" w:date="2026-05-19T00:54:00Z" w16du:dateUtc="2026-05-18T23:54:00Z"/>
          <w:rFonts w:eastAsia="Times New Roman"/>
          <w:bCs/>
          <w:color w:val="000000"/>
          <w:lang w:eastAsia="pt-PT"/>
        </w:rPr>
        <w:pPrChange w:id="1096" w:author="Délcio Raúl" w:date="2026-05-19T00:32:00Z" w16du:dateUtc="2026-05-18T23:32:00Z">
          <w:pPr>
            <w:numPr>
              <w:numId w:val="5"/>
            </w:numPr>
            <w:tabs>
              <w:tab w:val="num" w:pos="720"/>
            </w:tabs>
            <w:ind w:left="720" w:hanging="360"/>
          </w:pPr>
        </w:pPrChange>
      </w:pPr>
      <w:del w:id="1097" w:author="Délcio Raúl" w:date="2026-05-19T00:54:00Z" w16du:dateUtc="2026-05-18T23:54:00Z">
        <w:r w:rsidRPr="009D03DE" w:rsidDel="00F20FFA">
          <w:rPr>
            <w:rFonts w:eastAsia="Times New Roman"/>
            <w:b/>
            <w:bCs/>
            <w:color w:val="000000"/>
            <w:lang w:eastAsia="pt-PT"/>
          </w:rPr>
          <w:delText>Referência Bancária</w:delText>
        </w:r>
        <w:r w:rsidRPr="009D03DE" w:rsidDel="00F20FFA">
          <w:rPr>
            <w:rFonts w:eastAsia="Times New Roman"/>
            <w:bCs/>
            <w:color w:val="000000"/>
            <w:lang w:eastAsia="pt-PT"/>
          </w:rPr>
          <w:delText>: para clientes que optam pelo pagamento via referência, o sistema gera códigos únicos vinculados às faturas ou créditos pré-pagos. Estes códigos são validados periodicamente pelo backend, que consome serviços de consulta em lote disponibilizados pelos bancos parceiros.</w:delText>
        </w:r>
      </w:del>
    </w:p>
    <w:p w14:paraId="64FE1384" w14:textId="0A40E417" w:rsidR="009D03DE" w:rsidRPr="009D03DE" w:rsidDel="00F20FFA" w:rsidRDefault="009D03DE">
      <w:pPr>
        <w:spacing w:line="360" w:lineRule="auto"/>
        <w:ind w:firstLine="0"/>
        <w:rPr>
          <w:del w:id="1098" w:author="Délcio Raúl" w:date="2026-05-19T00:54:00Z" w16du:dateUtc="2026-05-18T23:54:00Z"/>
          <w:rFonts w:eastAsia="Times New Roman"/>
          <w:bCs/>
          <w:color w:val="000000"/>
          <w:lang w:eastAsia="pt-PT"/>
        </w:rPr>
        <w:pPrChange w:id="1099" w:author="Délcio Raúl" w:date="2026-05-19T00:32:00Z" w16du:dateUtc="2026-05-18T23:32:00Z">
          <w:pPr>
            <w:ind w:firstLine="0"/>
          </w:pPr>
        </w:pPrChange>
      </w:pPr>
      <w:del w:id="1100" w:author="Délcio Raúl" w:date="2026-05-19T00:54:00Z" w16du:dateUtc="2026-05-18T23:54:00Z">
        <w:r w:rsidRPr="009D03DE" w:rsidDel="00F20FFA">
          <w:rPr>
            <w:rFonts w:eastAsia="Times New Roman"/>
            <w:bCs/>
            <w:color w:val="000000"/>
            <w:lang w:eastAsia="pt-PT"/>
          </w:rPr>
          <w:delText>O fluxo de integração prevê mecanismos de confirmação assíncrona (webhooks) para atualização automática do status de pagamento, garantindo consistência entre a plataforma e os sistemas externos.</w:delText>
        </w:r>
      </w:del>
    </w:p>
    <w:p w14:paraId="023F9F33" w14:textId="6567E237" w:rsidR="009D03DE" w:rsidRPr="009D03DE" w:rsidDel="00F20FFA" w:rsidRDefault="009D03DE">
      <w:pPr>
        <w:pStyle w:val="Ttulo4"/>
        <w:spacing w:line="360" w:lineRule="auto"/>
        <w:rPr>
          <w:del w:id="1101" w:author="Délcio Raúl" w:date="2026-05-19T00:54:00Z" w16du:dateUtc="2026-05-18T23:54:00Z"/>
        </w:rPr>
        <w:pPrChange w:id="1102" w:author="Délcio Raúl" w:date="2026-05-19T00:32:00Z" w16du:dateUtc="2026-05-18T23:32:00Z">
          <w:pPr>
            <w:pStyle w:val="Ttulo4"/>
          </w:pPr>
        </w:pPrChange>
      </w:pPr>
      <w:del w:id="1103" w:author="Délcio Raúl" w:date="2026-05-19T00:54:00Z" w16du:dateUtc="2026-05-18T23:54:00Z">
        <w:r w:rsidRPr="009D03DE" w:rsidDel="00F20FFA">
          <w:delText>2.4.2 Segurança na Transação de Pagamentos</w:delText>
        </w:r>
      </w:del>
    </w:p>
    <w:p w14:paraId="5DCB1EBF" w14:textId="04113B4A" w:rsidR="009D03DE" w:rsidRPr="009D03DE" w:rsidDel="00F20FFA" w:rsidRDefault="009D03DE">
      <w:pPr>
        <w:spacing w:line="360" w:lineRule="auto"/>
        <w:ind w:firstLine="0"/>
        <w:rPr>
          <w:del w:id="1104" w:author="Délcio Raúl" w:date="2026-05-19T00:54:00Z" w16du:dateUtc="2026-05-18T23:54:00Z"/>
          <w:rFonts w:eastAsia="Times New Roman"/>
          <w:bCs/>
          <w:color w:val="000000"/>
          <w:lang w:eastAsia="pt-PT"/>
        </w:rPr>
        <w:pPrChange w:id="1105" w:author="Délcio Raúl" w:date="2026-05-19T00:32:00Z" w16du:dateUtc="2026-05-18T23:32:00Z">
          <w:pPr>
            <w:ind w:firstLine="0"/>
          </w:pPr>
        </w:pPrChange>
      </w:pPr>
      <w:del w:id="1106" w:author="Délcio Raúl" w:date="2026-05-19T00:54:00Z" w16du:dateUtc="2026-05-18T23:54:00Z">
        <w:r w:rsidRPr="009D03DE" w:rsidDel="00F20FFA">
          <w:rPr>
            <w:rFonts w:eastAsia="Times New Roman"/>
            <w:bCs/>
            <w:color w:val="000000"/>
            <w:lang w:eastAsia="pt-PT"/>
          </w:rPr>
          <w:delText>Para assegurar a integridade e confidencialidade dos dados financeiros, a camada de backend implementa múltiplas salvaguardas:</w:delText>
        </w:r>
      </w:del>
    </w:p>
    <w:p w14:paraId="54678092" w14:textId="69D15017" w:rsidR="009D03DE" w:rsidRPr="009D03DE" w:rsidDel="00F20FFA" w:rsidRDefault="009D03DE">
      <w:pPr>
        <w:numPr>
          <w:ilvl w:val="0"/>
          <w:numId w:val="6"/>
        </w:numPr>
        <w:spacing w:line="360" w:lineRule="auto"/>
        <w:rPr>
          <w:del w:id="1107" w:author="Délcio Raúl" w:date="2026-05-19T00:54:00Z" w16du:dateUtc="2026-05-18T23:54:00Z"/>
          <w:rFonts w:eastAsia="Times New Roman"/>
          <w:bCs/>
          <w:color w:val="000000"/>
          <w:lang w:eastAsia="pt-PT"/>
        </w:rPr>
        <w:pPrChange w:id="1108" w:author="Délcio Raúl" w:date="2026-05-19T00:32:00Z" w16du:dateUtc="2026-05-18T23:32:00Z">
          <w:pPr>
            <w:numPr>
              <w:numId w:val="6"/>
            </w:numPr>
            <w:tabs>
              <w:tab w:val="num" w:pos="720"/>
            </w:tabs>
            <w:ind w:left="720" w:hanging="360"/>
          </w:pPr>
        </w:pPrChange>
      </w:pPr>
      <w:del w:id="1109" w:author="Délcio Raúl" w:date="2026-05-19T00:54:00Z" w16du:dateUtc="2026-05-18T23:54:00Z">
        <w:r w:rsidRPr="009D03DE" w:rsidDel="00F20FFA">
          <w:rPr>
            <w:rFonts w:eastAsia="Times New Roman"/>
            <w:bCs/>
            <w:color w:val="000000"/>
            <w:lang w:eastAsia="pt-PT"/>
          </w:rPr>
          <w:delText>Criptografia de dados sensíveis em repouso e em trânsito, utilizando AES-256 e TLS 1.3.</w:delText>
        </w:r>
      </w:del>
    </w:p>
    <w:p w14:paraId="21BC4333" w14:textId="2E5E3A66" w:rsidR="009D03DE" w:rsidRPr="009D03DE" w:rsidDel="00F20FFA" w:rsidRDefault="009D03DE">
      <w:pPr>
        <w:numPr>
          <w:ilvl w:val="0"/>
          <w:numId w:val="6"/>
        </w:numPr>
        <w:spacing w:line="360" w:lineRule="auto"/>
        <w:rPr>
          <w:del w:id="1110" w:author="Délcio Raúl" w:date="2026-05-19T00:54:00Z" w16du:dateUtc="2026-05-18T23:54:00Z"/>
          <w:rFonts w:eastAsia="Times New Roman"/>
          <w:bCs/>
          <w:color w:val="000000"/>
          <w:lang w:eastAsia="pt-PT"/>
        </w:rPr>
        <w:pPrChange w:id="1111" w:author="Délcio Raúl" w:date="2026-05-19T00:32:00Z" w16du:dateUtc="2026-05-18T23:32:00Z">
          <w:pPr>
            <w:numPr>
              <w:numId w:val="6"/>
            </w:numPr>
            <w:tabs>
              <w:tab w:val="num" w:pos="720"/>
            </w:tabs>
            <w:ind w:left="720" w:hanging="360"/>
          </w:pPr>
        </w:pPrChange>
      </w:pPr>
      <w:del w:id="1112" w:author="Délcio Raúl" w:date="2026-05-19T00:54:00Z" w16du:dateUtc="2026-05-18T23:54:00Z">
        <w:r w:rsidRPr="009D03DE" w:rsidDel="00F20FFA">
          <w:rPr>
            <w:rFonts w:eastAsia="Times New Roman"/>
            <w:bCs/>
            <w:color w:val="000000"/>
            <w:lang w:eastAsia="pt-PT"/>
          </w:rPr>
          <w:delText>Autenticação mútua entre serviços via certificados digitais X.509.</w:delText>
        </w:r>
      </w:del>
    </w:p>
    <w:p w14:paraId="4E6AAD0E" w14:textId="5E249F2D" w:rsidR="009D03DE" w:rsidRPr="009D03DE" w:rsidDel="00F20FFA" w:rsidRDefault="009D03DE">
      <w:pPr>
        <w:numPr>
          <w:ilvl w:val="0"/>
          <w:numId w:val="6"/>
        </w:numPr>
        <w:spacing w:line="360" w:lineRule="auto"/>
        <w:rPr>
          <w:del w:id="1113" w:author="Délcio Raúl" w:date="2026-05-19T00:54:00Z" w16du:dateUtc="2026-05-18T23:54:00Z"/>
          <w:rFonts w:eastAsia="Times New Roman"/>
          <w:bCs/>
          <w:color w:val="000000"/>
          <w:lang w:eastAsia="pt-PT"/>
        </w:rPr>
        <w:pPrChange w:id="1114" w:author="Délcio Raúl" w:date="2026-05-19T00:32:00Z" w16du:dateUtc="2026-05-18T23:32:00Z">
          <w:pPr>
            <w:numPr>
              <w:numId w:val="6"/>
            </w:numPr>
            <w:tabs>
              <w:tab w:val="num" w:pos="720"/>
            </w:tabs>
            <w:ind w:left="720" w:hanging="360"/>
          </w:pPr>
        </w:pPrChange>
      </w:pPr>
      <w:del w:id="1115" w:author="Délcio Raúl" w:date="2026-05-19T00:54:00Z" w16du:dateUtc="2026-05-18T23:54:00Z">
        <w:r w:rsidRPr="009D03DE" w:rsidDel="00F20FFA">
          <w:rPr>
            <w:rFonts w:eastAsia="Times New Roman"/>
            <w:bCs/>
            <w:color w:val="000000"/>
            <w:lang w:eastAsia="pt-PT"/>
          </w:rPr>
          <w:delText>Tokenização de dados financeiros, evitando a exposição direta de números de contas ou referências.</w:delText>
        </w:r>
      </w:del>
    </w:p>
    <w:p w14:paraId="6D7DCE65" w14:textId="6FFA05B1" w:rsidR="009D03DE" w:rsidRPr="009D03DE" w:rsidDel="00F20FFA" w:rsidRDefault="009D03DE">
      <w:pPr>
        <w:numPr>
          <w:ilvl w:val="0"/>
          <w:numId w:val="6"/>
        </w:numPr>
        <w:spacing w:line="360" w:lineRule="auto"/>
        <w:rPr>
          <w:del w:id="1116" w:author="Délcio Raúl" w:date="2026-05-19T00:54:00Z" w16du:dateUtc="2026-05-18T23:54:00Z"/>
          <w:rFonts w:eastAsia="Times New Roman"/>
          <w:bCs/>
          <w:color w:val="000000"/>
          <w:lang w:eastAsia="pt-PT"/>
        </w:rPr>
        <w:pPrChange w:id="1117" w:author="Délcio Raúl" w:date="2026-05-19T00:32:00Z" w16du:dateUtc="2026-05-18T23:32:00Z">
          <w:pPr>
            <w:numPr>
              <w:numId w:val="6"/>
            </w:numPr>
            <w:tabs>
              <w:tab w:val="num" w:pos="720"/>
            </w:tabs>
            <w:ind w:left="720" w:hanging="360"/>
          </w:pPr>
        </w:pPrChange>
      </w:pPr>
      <w:del w:id="1118" w:author="Délcio Raúl" w:date="2026-05-19T00:54:00Z" w16du:dateUtc="2026-05-18T23:54:00Z">
        <w:r w:rsidRPr="009D03DE" w:rsidDel="00F20FFA">
          <w:rPr>
            <w:rFonts w:eastAsia="Times New Roman"/>
            <w:bCs/>
            <w:color w:val="000000"/>
            <w:lang w:eastAsia="pt-PT"/>
          </w:rPr>
          <w:delText>Monitoramento contínuo de anomalias e tentativas de fraude, com logs auditáveis e alertas automatizados.</w:delText>
        </w:r>
      </w:del>
    </w:p>
    <w:p w14:paraId="0E63F081" w14:textId="25299A97" w:rsidR="009D03DE" w:rsidRPr="009D03DE" w:rsidDel="00F20FFA" w:rsidRDefault="009D03DE">
      <w:pPr>
        <w:pStyle w:val="Ttulo3"/>
        <w:spacing w:line="360" w:lineRule="auto"/>
        <w:rPr>
          <w:del w:id="1119" w:author="Délcio Raúl" w:date="2026-05-19T00:58:00Z" w16du:dateUtc="2026-05-18T23:58:00Z"/>
        </w:rPr>
        <w:pPrChange w:id="1120" w:author="Délcio Raúl" w:date="2026-05-19T00:32:00Z" w16du:dateUtc="2026-05-18T23:32:00Z">
          <w:pPr>
            <w:pStyle w:val="Ttulo3"/>
          </w:pPr>
        </w:pPrChange>
      </w:pPr>
      <w:del w:id="1121" w:author="Délcio Raúl" w:date="2026-05-19T00:58:00Z" w16du:dateUtc="2026-05-18T23:58:00Z">
        <w:r w:rsidRPr="009D03DE" w:rsidDel="00F20FFA">
          <w:delText>2.5 Lógica de Backend para Clientes Pré-Pago</w:delText>
        </w:r>
      </w:del>
    </w:p>
    <w:p w14:paraId="2B0E496D" w14:textId="01106D8E" w:rsidR="009D03DE" w:rsidRPr="009D03DE" w:rsidDel="00F20FFA" w:rsidRDefault="009D03DE">
      <w:pPr>
        <w:pStyle w:val="Ttulo4"/>
        <w:spacing w:line="360" w:lineRule="auto"/>
        <w:rPr>
          <w:del w:id="1122" w:author="Délcio Raúl" w:date="2026-05-19T00:58:00Z" w16du:dateUtc="2026-05-18T23:58:00Z"/>
        </w:rPr>
        <w:pPrChange w:id="1123" w:author="Délcio Raúl" w:date="2026-05-19T00:32:00Z" w16du:dateUtc="2026-05-18T23:32:00Z">
          <w:pPr>
            <w:pStyle w:val="Ttulo4"/>
          </w:pPr>
        </w:pPrChange>
      </w:pPr>
      <w:del w:id="1124" w:author="Délcio Raúl" w:date="2026-05-19T00:58:00Z" w16du:dateUtc="2026-05-18T23:58:00Z">
        <w:r w:rsidRPr="009D03DE" w:rsidDel="00F20FFA">
          <w:delText>2.5.1 Geração e Gestão de Tokens de Crédito</w:delText>
        </w:r>
      </w:del>
    </w:p>
    <w:p w14:paraId="5E2395CA" w14:textId="48505AC8" w:rsidR="009D03DE" w:rsidRPr="009D03DE" w:rsidDel="00F20FFA" w:rsidRDefault="009D03DE">
      <w:pPr>
        <w:spacing w:line="360" w:lineRule="auto"/>
        <w:ind w:firstLine="0"/>
        <w:rPr>
          <w:del w:id="1125" w:author="Délcio Raúl" w:date="2026-05-19T00:58:00Z" w16du:dateUtc="2026-05-18T23:58:00Z"/>
          <w:rFonts w:eastAsia="Times New Roman"/>
          <w:bCs/>
          <w:color w:val="000000"/>
          <w:lang w:eastAsia="pt-PT"/>
        </w:rPr>
        <w:pPrChange w:id="1126" w:author="Délcio Raúl" w:date="2026-05-19T00:32:00Z" w16du:dateUtc="2026-05-18T23:32:00Z">
          <w:pPr>
            <w:ind w:firstLine="0"/>
          </w:pPr>
        </w:pPrChange>
      </w:pPr>
      <w:del w:id="1127" w:author="Délcio Raúl" w:date="2026-05-19T00:58:00Z" w16du:dateUtc="2026-05-18T23:58:00Z">
        <w:r w:rsidRPr="009D03DE" w:rsidDel="00F20FFA">
          <w:rPr>
            <w:rFonts w:eastAsia="Times New Roman"/>
            <w:bCs/>
            <w:color w:val="000000"/>
            <w:lang w:eastAsia="pt-PT"/>
          </w:rPr>
          <w:delText>No modelo pré-pago, o cliente adquire créditos que são consumidos conforme o uso de energia. A plataforma implementa um mecanismo robusto de geração de tokens que representam unidades de consumo. Cada token é um código alfanumérico único, gerado pelo algoritmo do backend, que incorpora informações de temporização, valor e integridade via assinatura digital.</w:delText>
        </w:r>
      </w:del>
    </w:p>
    <w:p w14:paraId="16365342" w14:textId="16067AEE" w:rsidR="009D03DE" w:rsidRPr="009D03DE" w:rsidDel="00F20FFA" w:rsidRDefault="009D03DE">
      <w:pPr>
        <w:spacing w:line="360" w:lineRule="auto"/>
        <w:ind w:firstLine="0"/>
        <w:rPr>
          <w:del w:id="1128" w:author="Délcio Raúl" w:date="2026-05-19T00:58:00Z" w16du:dateUtc="2026-05-18T23:58:00Z"/>
          <w:rFonts w:eastAsia="Times New Roman"/>
          <w:bCs/>
          <w:color w:val="000000"/>
          <w:lang w:eastAsia="pt-PT"/>
        </w:rPr>
        <w:pPrChange w:id="1129" w:author="Délcio Raúl" w:date="2026-05-19T00:32:00Z" w16du:dateUtc="2026-05-18T23:32:00Z">
          <w:pPr>
            <w:ind w:firstLine="0"/>
          </w:pPr>
        </w:pPrChange>
      </w:pPr>
      <w:del w:id="1130" w:author="Délcio Raúl" w:date="2026-05-19T00:58:00Z" w16du:dateUtc="2026-05-18T23:58:00Z">
        <w:r w:rsidRPr="009D03DE" w:rsidDel="00F20FFA">
          <w:rPr>
            <w:rFonts w:eastAsia="Times New Roman"/>
            <w:bCs/>
            <w:color w:val="000000"/>
            <w:lang w:eastAsia="pt-PT"/>
          </w:rPr>
          <w:delText>O processo compreende:</w:delText>
        </w:r>
      </w:del>
    </w:p>
    <w:p w14:paraId="3D24BB88" w14:textId="4478C7AF" w:rsidR="009D03DE" w:rsidRPr="009D03DE" w:rsidDel="00F20FFA" w:rsidRDefault="009D03DE">
      <w:pPr>
        <w:numPr>
          <w:ilvl w:val="0"/>
          <w:numId w:val="7"/>
        </w:numPr>
        <w:spacing w:line="360" w:lineRule="auto"/>
        <w:rPr>
          <w:del w:id="1131" w:author="Délcio Raúl" w:date="2026-05-19T00:58:00Z" w16du:dateUtc="2026-05-18T23:58:00Z"/>
          <w:rFonts w:eastAsia="Times New Roman"/>
          <w:bCs/>
          <w:color w:val="000000"/>
          <w:lang w:eastAsia="pt-PT"/>
        </w:rPr>
        <w:pPrChange w:id="1132" w:author="Délcio Raúl" w:date="2026-05-19T00:32:00Z" w16du:dateUtc="2026-05-18T23:32:00Z">
          <w:pPr>
            <w:numPr>
              <w:numId w:val="7"/>
            </w:numPr>
            <w:tabs>
              <w:tab w:val="num" w:pos="720"/>
            </w:tabs>
            <w:ind w:left="720" w:hanging="360"/>
          </w:pPr>
        </w:pPrChange>
      </w:pPr>
      <w:del w:id="1133" w:author="Délcio Raúl" w:date="2026-05-19T00:58:00Z" w16du:dateUtc="2026-05-18T23:58:00Z">
        <w:r w:rsidRPr="009D03DE" w:rsidDel="00F20FFA">
          <w:rPr>
            <w:rFonts w:eastAsia="Times New Roman"/>
            <w:bCs/>
            <w:color w:val="000000"/>
            <w:lang w:eastAsia="pt-PT"/>
          </w:rPr>
          <w:delText>Solicitação do cliente para aquisição de crédito.</w:delText>
        </w:r>
      </w:del>
    </w:p>
    <w:p w14:paraId="453B1EDB" w14:textId="2D330AEC" w:rsidR="009D03DE" w:rsidRPr="009D03DE" w:rsidDel="00F20FFA" w:rsidRDefault="009D03DE">
      <w:pPr>
        <w:numPr>
          <w:ilvl w:val="0"/>
          <w:numId w:val="7"/>
        </w:numPr>
        <w:spacing w:line="360" w:lineRule="auto"/>
        <w:rPr>
          <w:del w:id="1134" w:author="Délcio Raúl" w:date="2026-05-19T00:58:00Z" w16du:dateUtc="2026-05-18T23:58:00Z"/>
          <w:rFonts w:eastAsia="Times New Roman"/>
          <w:bCs/>
          <w:color w:val="000000"/>
          <w:lang w:eastAsia="pt-PT"/>
        </w:rPr>
        <w:pPrChange w:id="1135" w:author="Délcio Raúl" w:date="2026-05-19T00:32:00Z" w16du:dateUtc="2026-05-18T23:32:00Z">
          <w:pPr>
            <w:numPr>
              <w:numId w:val="7"/>
            </w:numPr>
            <w:tabs>
              <w:tab w:val="num" w:pos="720"/>
            </w:tabs>
            <w:ind w:left="720" w:hanging="360"/>
          </w:pPr>
        </w:pPrChange>
      </w:pPr>
      <w:del w:id="1136" w:author="Délcio Raúl" w:date="2026-05-19T00:58:00Z" w16du:dateUtc="2026-05-18T23:58:00Z">
        <w:r w:rsidRPr="009D03DE" w:rsidDel="00F20FFA">
          <w:rPr>
            <w:rFonts w:eastAsia="Times New Roman"/>
            <w:bCs/>
            <w:color w:val="000000"/>
            <w:lang w:eastAsia="pt-PT"/>
          </w:rPr>
          <w:delText>Validação e processamento do pagamento via Multicaixa ou referência.</w:delText>
        </w:r>
      </w:del>
    </w:p>
    <w:p w14:paraId="081B9838" w14:textId="4151DB99" w:rsidR="009D03DE" w:rsidRPr="009D03DE" w:rsidDel="00F20FFA" w:rsidRDefault="009D03DE">
      <w:pPr>
        <w:numPr>
          <w:ilvl w:val="0"/>
          <w:numId w:val="7"/>
        </w:numPr>
        <w:spacing w:line="360" w:lineRule="auto"/>
        <w:rPr>
          <w:del w:id="1137" w:author="Délcio Raúl" w:date="2026-05-19T00:58:00Z" w16du:dateUtc="2026-05-18T23:58:00Z"/>
          <w:rFonts w:eastAsia="Times New Roman"/>
          <w:bCs/>
          <w:color w:val="000000"/>
          <w:lang w:eastAsia="pt-PT"/>
        </w:rPr>
        <w:pPrChange w:id="1138" w:author="Délcio Raúl" w:date="2026-05-19T00:32:00Z" w16du:dateUtc="2026-05-18T23:32:00Z">
          <w:pPr>
            <w:numPr>
              <w:numId w:val="7"/>
            </w:numPr>
            <w:tabs>
              <w:tab w:val="num" w:pos="720"/>
            </w:tabs>
            <w:ind w:left="720" w:hanging="360"/>
          </w:pPr>
        </w:pPrChange>
      </w:pPr>
      <w:del w:id="1139" w:author="Délcio Raúl" w:date="2026-05-19T00:58:00Z" w16du:dateUtc="2026-05-18T23:58:00Z">
        <w:r w:rsidRPr="009D03DE" w:rsidDel="00F20FFA">
          <w:rPr>
            <w:rFonts w:eastAsia="Times New Roman"/>
            <w:bCs/>
            <w:color w:val="000000"/>
            <w:lang w:eastAsia="pt-PT"/>
          </w:rPr>
          <w:delText>Geração do token de crédito, com validade e escopo definidos (ex: número de kWh adquiridos).</w:delText>
        </w:r>
      </w:del>
    </w:p>
    <w:p w14:paraId="25AB5BF6" w14:textId="62750C18" w:rsidR="009D03DE" w:rsidRPr="009D03DE" w:rsidDel="00F20FFA" w:rsidRDefault="009D03DE">
      <w:pPr>
        <w:numPr>
          <w:ilvl w:val="0"/>
          <w:numId w:val="7"/>
        </w:numPr>
        <w:spacing w:line="360" w:lineRule="auto"/>
        <w:rPr>
          <w:del w:id="1140" w:author="Délcio Raúl" w:date="2026-05-19T00:58:00Z" w16du:dateUtc="2026-05-18T23:58:00Z"/>
          <w:rFonts w:eastAsia="Times New Roman"/>
          <w:bCs/>
          <w:color w:val="000000"/>
          <w:lang w:eastAsia="pt-PT"/>
        </w:rPr>
        <w:pPrChange w:id="1141" w:author="Délcio Raúl" w:date="2026-05-19T00:32:00Z" w16du:dateUtc="2026-05-18T23:32:00Z">
          <w:pPr>
            <w:numPr>
              <w:numId w:val="7"/>
            </w:numPr>
            <w:tabs>
              <w:tab w:val="num" w:pos="720"/>
            </w:tabs>
            <w:ind w:left="720" w:hanging="360"/>
          </w:pPr>
        </w:pPrChange>
      </w:pPr>
      <w:del w:id="1142" w:author="Délcio Raúl" w:date="2026-05-19T00:58:00Z" w16du:dateUtc="2026-05-18T23:58:00Z">
        <w:r w:rsidRPr="009D03DE" w:rsidDel="00F20FFA">
          <w:rPr>
            <w:rFonts w:eastAsia="Times New Roman"/>
            <w:bCs/>
            <w:color w:val="000000"/>
            <w:lang w:eastAsia="pt-PT"/>
          </w:rPr>
          <w:delText>Disponibilização do token para o cliente via interface web e notificação por SMS ou email.</w:delText>
        </w:r>
      </w:del>
    </w:p>
    <w:p w14:paraId="39F3A803" w14:textId="12395708" w:rsidR="009D03DE" w:rsidRPr="009D03DE" w:rsidDel="00F20FFA" w:rsidRDefault="009D03DE">
      <w:pPr>
        <w:numPr>
          <w:ilvl w:val="0"/>
          <w:numId w:val="7"/>
        </w:numPr>
        <w:spacing w:line="360" w:lineRule="auto"/>
        <w:rPr>
          <w:del w:id="1143" w:author="Délcio Raúl" w:date="2026-05-19T00:58:00Z" w16du:dateUtc="2026-05-18T23:58:00Z"/>
          <w:rFonts w:eastAsia="Times New Roman"/>
          <w:bCs/>
          <w:color w:val="000000"/>
          <w:lang w:eastAsia="pt-PT"/>
        </w:rPr>
        <w:pPrChange w:id="1144" w:author="Délcio Raúl" w:date="2026-05-19T00:32:00Z" w16du:dateUtc="2026-05-18T23:32:00Z">
          <w:pPr>
            <w:numPr>
              <w:numId w:val="7"/>
            </w:numPr>
            <w:tabs>
              <w:tab w:val="num" w:pos="720"/>
            </w:tabs>
            <w:ind w:left="720" w:hanging="360"/>
          </w:pPr>
        </w:pPrChange>
      </w:pPr>
      <w:del w:id="1145" w:author="Délcio Raúl" w:date="2026-05-19T00:58:00Z" w16du:dateUtc="2026-05-18T23:58:00Z">
        <w:r w:rsidRPr="009D03DE" w:rsidDel="00F20FFA">
          <w:rPr>
            <w:rFonts w:eastAsia="Times New Roman"/>
            <w:bCs/>
            <w:color w:val="000000"/>
            <w:lang w:eastAsia="pt-PT"/>
          </w:rPr>
          <w:delText>Consumo do token no medidor inteligente do cliente, que valida e decrementa o saldo em tempo real.</w:delText>
        </w:r>
      </w:del>
    </w:p>
    <w:p w14:paraId="5381450B" w14:textId="0C869E89" w:rsidR="009D03DE" w:rsidRPr="009D03DE" w:rsidDel="00F20FFA" w:rsidRDefault="009D03DE">
      <w:pPr>
        <w:pStyle w:val="Ttulo4"/>
        <w:spacing w:line="360" w:lineRule="auto"/>
        <w:rPr>
          <w:del w:id="1146" w:author="Délcio Raúl" w:date="2026-05-19T00:58:00Z" w16du:dateUtc="2026-05-18T23:58:00Z"/>
        </w:rPr>
        <w:pPrChange w:id="1147" w:author="Délcio Raúl" w:date="2026-05-19T00:32:00Z" w16du:dateUtc="2026-05-18T23:32:00Z">
          <w:pPr>
            <w:pStyle w:val="Ttulo4"/>
          </w:pPr>
        </w:pPrChange>
      </w:pPr>
      <w:del w:id="1148" w:author="Délcio Raúl" w:date="2026-05-19T00:58:00Z" w16du:dateUtc="2026-05-18T23:58:00Z">
        <w:r w:rsidRPr="009D03DE" w:rsidDel="00F20FFA">
          <w:delText>2.5.2 Serviço STS (Security Token Service)</w:delText>
        </w:r>
      </w:del>
    </w:p>
    <w:p w14:paraId="21429B8D" w14:textId="17832EEC" w:rsidR="009D03DE" w:rsidRPr="009D03DE" w:rsidDel="00F20FFA" w:rsidRDefault="009D03DE">
      <w:pPr>
        <w:spacing w:line="360" w:lineRule="auto"/>
        <w:ind w:firstLine="0"/>
        <w:rPr>
          <w:del w:id="1149" w:author="Délcio Raúl" w:date="2026-05-19T00:58:00Z" w16du:dateUtc="2026-05-18T23:58:00Z"/>
          <w:rFonts w:eastAsia="Times New Roman"/>
          <w:bCs/>
          <w:color w:val="000000"/>
          <w:lang w:eastAsia="pt-PT"/>
        </w:rPr>
        <w:pPrChange w:id="1150" w:author="Délcio Raúl" w:date="2026-05-19T00:32:00Z" w16du:dateUtc="2026-05-18T23:32:00Z">
          <w:pPr>
            <w:ind w:firstLine="0"/>
          </w:pPr>
        </w:pPrChange>
      </w:pPr>
      <w:del w:id="1151" w:author="Délcio Raúl" w:date="2026-05-19T00:58:00Z" w16du:dateUtc="2026-05-18T23:58:00Z">
        <w:r w:rsidRPr="009D03DE" w:rsidDel="00F20FFA">
          <w:rPr>
            <w:rFonts w:eastAsia="Times New Roman"/>
            <w:bCs/>
            <w:color w:val="000000"/>
            <w:lang w:eastAsia="pt-PT"/>
          </w:rPr>
          <w:delText>Para garantir a segurança e validade dos tokens, foi implementado um </w:delText>
        </w:r>
        <w:r w:rsidRPr="009D03DE" w:rsidDel="00F20FFA">
          <w:rPr>
            <w:rFonts w:eastAsia="Times New Roman"/>
            <w:b/>
            <w:bCs/>
            <w:color w:val="000000"/>
            <w:lang w:eastAsia="pt-PT"/>
          </w:rPr>
          <w:delText>STS</w:delText>
        </w:r>
        <w:r w:rsidRPr="009D03DE" w:rsidDel="00F20FFA">
          <w:rPr>
            <w:rFonts w:eastAsia="Times New Roman"/>
            <w:bCs/>
            <w:color w:val="000000"/>
            <w:lang w:eastAsia="pt-PT"/>
          </w:rPr>
          <w:delText> customizado no backend. Este serviço é responsável por:</w:delText>
        </w:r>
      </w:del>
    </w:p>
    <w:p w14:paraId="135640EC" w14:textId="7F6385AD" w:rsidR="009D03DE" w:rsidRPr="009D03DE" w:rsidDel="00F20FFA" w:rsidRDefault="009D03DE">
      <w:pPr>
        <w:numPr>
          <w:ilvl w:val="0"/>
          <w:numId w:val="8"/>
        </w:numPr>
        <w:spacing w:line="360" w:lineRule="auto"/>
        <w:rPr>
          <w:del w:id="1152" w:author="Délcio Raúl" w:date="2026-05-19T00:58:00Z" w16du:dateUtc="2026-05-18T23:58:00Z"/>
          <w:rFonts w:eastAsia="Times New Roman"/>
          <w:bCs/>
          <w:color w:val="000000"/>
          <w:lang w:eastAsia="pt-PT"/>
        </w:rPr>
        <w:pPrChange w:id="1153" w:author="Délcio Raúl" w:date="2026-05-19T00:32:00Z" w16du:dateUtc="2026-05-18T23:32:00Z">
          <w:pPr>
            <w:numPr>
              <w:numId w:val="8"/>
            </w:numPr>
            <w:tabs>
              <w:tab w:val="num" w:pos="720"/>
            </w:tabs>
            <w:ind w:left="720" w:hanging="360"/>
          </w:pPr>
        </w:pPrChange>
      </w:pPr>
      <w:del w:id="1154" w:author="Délcio Raúl" w:date="2026-05-19T00:58:00Z" w16du:dateUtc="2026-05-18T23:58:00Z">
        <w:r w:rsidRPr="009D03DE" w:rsidDel="00F20FFA">
          <w:rPr>
            <w:rFonts w:eastAsia="Times New Roman"/>
            <w:bCs/>
            <w:color w:val="000000"/>
            <w:lang w:eastAsia="pt-PT"/>
          </w:rPr>
          <w:delText>Emitir tokens assinados digitalmente, utilizando chaves privadas armazenadas em hardware security modules (HSM).</w:delText>
        </w:r>
      </w:del>
    </w:p>
    <w:p w14:paraId="6F056942" w14:textId="76904318" w:rsidR="009D03DE" w:rsidRPr="009D03DE" w:rsidDel="00F20FFA" w:rsidRDefault="009D03DE">
      <w:pPr>
        <w:numPr>
          <w:ilvl w:val="0"/>
          <w:numId w:val="8"/>
        </w:numPr>
        <w:spacing w:line="360" w:lineRule="auto"/>
        <w:rPr>
          <w:del w:id="1155" w:author="Délcio Raúl" w:date="2026-05-19T00:58:00Z" w16du:dateUtc="2026-05-18T23:58:00Z"/>
          <w:rFonts w:eastAsia="Times New Roman"/>
          <w:bCs/>
          <w:color w:val="000000"/>
          <w:lang w:eastAsia="pt-PT"/>
        </w:rPr>
        <w:pPrChange w:id="1156" w:author="Délcio Raúl" w:date="2026-05-19T00:32:00Z" w16du:dateUtc="2026-05-18T23:32:00Z">
          <w:pPr>
            <w:numPr>
              <w:numId w:val="8"/>
            </w:numPr>
            <w:tabs>
              <w:tab w:val="num" w:pos="720"/>
            </w:tabs>
            <w:ind w:left="720" w:hanging="360"/>
          </w:pPr>
        </w:pPrChange>
      </w:pPr>
      <w:del w:id="1157" w:author="Délcio Raúl" w:date="2026-05-19T00:58:00Z" w16du:dateUtc="2026-05-18T23:58:00Z">
        <w:r w:rsidRPr="009D03DE" w:rsidDel="00F20FFA">
          <w:rPr>
            <w:rFonts w:eastAsia="Times New Roman"/>
            <w:bCs/>
            <w:color w:val="000000"/>
            <w:lang w:eastAsia="pt-PT"/>
          </w:rPr>
          <w:delText>Validar tokens recebidos, verificando assinatura, integridade e validade temporal.</w:delText>
        </w:r>
      </w:del>
    </w:p>
    <w:p w14:paraId="3DA40CC7" w14:textId="79ABC346" w:rsidR="009D03DE" w:rsidRPr="009D03DE" w:rsidDel="00F20FFA" w:rsidRDefault="009D03DE">
      <w:pPr>
        <w:numPr>
          <w:ilvl w:val="0"/>
          <w:numId w:val="8"/>
        </w:numPr>
        <w:spacing w:line="360" w:lineRule="auto"/>
        <w:rPr>
          <w:del w:id="1158" w:author="Délcio Raúl" w:date="2026-05-19T00:58:00Z" w16du:dateUtc="2026-05-18T23:58:00Z"/>
          <w:rFonts w:eastAsia="Times New Roman"/>
          <w:bCs/>
          <w:color w:val="000000"/>
          <w:lang w:eastAsia="pt-PT"/>
        </w:rPr>
        <w:pPrChange w:id="1159" w:author="Délcio Raúl" w:date="2026-05-19T00:32:00Z" w16du:dateUtc="2026-05-18T23:32:00Z">
          <w:pPr>
            <w:numPr>
              <w:numId w:val="8"/>
            </w:numPr>
            <w:tabs>
              <w:tab w:val="num" w:pos="720"/>
            </w:tabs>
            <w:ind w:left="720" w:hanging="360"/>
          </w:pPr>
        </w:pPrChange>
      </w:pPr>
      <w:del w:id="1160" w:author="Délcio Raúl" w:date="2026-05-19T00:58:00Z" w16du:dateUtc="2026-05-18T23:58:00Z">
        <w:r w:rsidRPr="009D03DE" w:rsidDel="00F20FFA">
          <w:rPr>
            <w:rFonts w:eastAsia="Times New Roman"/>
            <w:bCs/>
            <w:color w:val="000000"/>
            <w:lang w:eastAsia="pt-PT"/>
          </w:rPr>
          <w:delText>Revogar tokens em casos de fraude ou inconsistências detectadas.</w:delText>
        </w:r>
      </w:del>
    </w:p>
    <w:p w14:paraId="598AF540" w14:textId="4059DBD7" w:rsidR="009D03DE" w:rsidRPr="009D03DE" w:rsidDel="00F20FFA" w:rsidRDefault="009D03DE">
      <w:pPr>
        <w:spacing w:line="360" w:lineRule="auto"/>
        <w:ind w:firstLine="0"/>
        <w:rPr>
          <w:del w:id="1161" w:author="Délcio Raúl" w:date="2026-05-19T00:58:00Z" w16du:dateUtc="2026-05-18T23:58:00Z"/>
          <w:rFonts w:eastAsia="Times New Roman"/>
          <w:bCs/>
          <w:color w:val="000000"/>
          <w:lang w:eastAsia="pt-PT"/>
        </w:rPr>
        <w:pPrChange w:id="1162" w:author="Délcio Raúl" w:date="2026-05-19T00:32:00Z" w16du:dateUtc="2026-05-18T23:32:00Z">
          <w:pPr>
            <w:ind w:firstLine="0"/>
          </w:pPr>
        </w:pPrChange>
      </w:pPr>
      <w:del w:id="1163" w:author="Délcio Raúl" w:date="2026-05-19T00:58:00Z" w16du:dateUtc="2026-05-18T23:58:00Z">
        <w:r w:rsidRPr="009D03DE" w:rsidDel="00F20FFA">
          <w:rPr>
            <w:rFonts w:eastAsia="Times New Roman"/>
            <w:bCs/>
            <w:color w:val="000000"/>
            <w:lang w:eastAsia="pt-PT"/>
          </w:rPr>
          <w:delText>O STS opera como um componente centralizado, acessível via API REST, permitindo auditoria e controle rigoroso sobre a emissão e consumo dos tokens.</w:delText>
        </w:r>
      </w:del>
    </w:p>
    <w:p w14:paraId="42EF729D" w14:textId="72E38CA7" w:rsidR="009D03DE" w:rsidRPr="009D03DE" w:rsidDel="00F20FFA" w:rsidRDefault="009D03DE">
      <w:pPr>
        <w:pStyle w:val="Ttulo3"/>
        <w:spacing w:line="360" w:lineRule="auto"/>
        <w:rPr>
          <w:del w:id="1164" w:author="Délcio Raúl" w:date="2026-05-19T00:58:00Z" w16du:dateUtc="2026-05-18T23:58:00Z"/>
        </w:rPr>
        <w:pPrChange w:id="1165" w:author="Délcio Raúl" w:date="2026-05-19T00:32:00Z" w16du:dateUtc="2026-05-18T23:32:00Z">
          <w:pPr>
            <w:pStyle w:val="Ttulo3"/>
          </w:pPr>
        </w:pPrChange>
      </w:pPr>
      <w:del w:id="1166" w:author="Délcio Raúl" w:date="2026-05-19T00:58:00Z" w16du:dateUtc="2026-05-18T23:58:00Z">
        <w:r w:rsidRPr="009D03DE" w:rsidDel="00F20FFA">
          <w:delText>2.6 Lógica de Backend para Clientes Pós-Pago</w:delText>
        </w:r>
      </w:del>
    </w:p>
    <w:p w14:paraId="770CCD1E" w14:textId="44E72B2C" w:rsidR="009D03DE" w:rsidRPr="009D03DE" w:rsidDel="00F20FFA" w:rsidRDefault="009D03DE">
      <w:pPr>
        <w:pStyle w:val="Ttulo4"/>
        <w:spacing w:line="360" w:lineRule="auto"/>
        <w:rPr>
          <w:del w:id="1167" w:author="Délcio Raúl" w:date="2026-05-19T00:58:00Z" w16du:dateUtc="2026-05-18T23:58:00Z"/>
        </w:rPr>
        <w:pPrChange w:id="1168" w:author="Délcio Raúl" w:date="2026-05-19T00:32:00Z" w16du:dateUtc="2026-05-18T23:32:00Z">
          <w:pPr>
            <w:pStyle w:val="Ttulo4"/>
          </w:pPr>
        </w:pPrChange>
      </w:pPr>
      <w:del w:id="1169" w:author="Délcio Raúl" w:date="2026-05-19T00:58:00Z" w16du:dateUtc="2026-05-18T23:58:00Z">
        <w:r w:rsidRPr="009D03DE" w:rsidDel="00F20FFA">
          <w:delText>2.6.1 Emissão e Gestão de Faturas</w:delText>
        </w:r>
      </w:del>
    </w:p>
    <w:p w14:paraId="4126012B" w14:textId="2FB7C401" w:rsidR="009D03DE" w:rsidRPr="009D03DE" w:rsidDel="00F20FFA" w:rsidRDefault="009D03DE">
      <w:pPr>
        <w:spacing w:line="360" w:lineRule="auto"/>
        <w:ind w:firstLine="0"/>
        <w:rPr>
          <w:del w:id="1170" w:author="Délcio Raúl" w:date="2026-05-19T00:58:00Z" w16du:dateUtc="2026-05-18T23:58:00Z"/>
          <w:rFonts w:eastAsia="Times New Roman"/>
          <w:bCs/>
          <w:color w:val="000000"/>
          <w:lang w:eastAsia="pt-PT"/>
        </w:rPr>
        <w:pPrChange w:id="1171" w:author="Délcio Raúl" w:date="2026-05-19T00:32:00Z" w16du:dateUtc="2026-05-18T23:32:00Z">
          <w:pPr>
            <w:ind w:firstLine="0"/>
          </w:pPr>
        </w:pPrChange>
      </w:pPr>
      <w:del w:id="1172" w:author="Délcio Raúl" w:date="2026-05-19T00:58:00Z" w16du:dateUtc="2026-05-18T23:58:00Z">
        <w:r w:rsidRPr="009D03DE" w:rsidDel="00F20FFA">
          <w:rPr>
            <w:rFonts w:eastAsia="Times New Roman"/>
            <w:bCs/>
            <w:color w:val="000000"/>
            <w:lang w:eastAsia="pt-PT"/>
          </w:rPr>
          <w:delText>Para clientes pós-pago, a plataforma realiza a geração automática das faturas com base nos dados de consumo registrados mensalmente. O backend executa os seguintes passos:</w:delText>
        </w:r>
      </w:del>
    </w:p>
    <w:p w14:paraId="6A079F77" w14:textId="38B6E400" w:rsidR="009D03DE" w:rsidRPr="009D03DE" w:rsidDel="00F20FFA" w:rsidRDefault="009D03DE">
      <w:pPr>
        <w:numPr>
          <w:ilvl w:val="0"/>
          <w:numId w:val="9"/>
        </w:numPr>
        <w:spacing w:line="360" w:lineRule="auto"/>
        <w:rPr>
          <w:del w:id="1173" w:author="Délcio Raúl" w:date="2026-05-19T00:58:00Z" w16du:dateUtc="2026-05-18T23:58:00Z"/>
          <w:rFonts w:eastAsia="Times New Roman"/>
          <w:bCs/>
          <w:color w:val="000000"/>
          <w:lang w:eastAsia="pt-PT"/>
        </w:rPr>
        <w:pPrChange w:id="1174" w:author="Délcio Raúl" w:date="2026-05-19T00:32:00Z" w16du:dateUtc="2026-05-18T23:32:00Z">
          <w:pPr>
            <w:numPr>
              <w:numId w:val="9"/>
            </w:numPr>
            <w:tabs>
              <w:tab w:val="num" w:pos="720"/>
            </w:tabs>
            <w:ind w:left="720" w:hanging="360"/>
          </w:pPr>
        </w:pPrChange>
      </w:pPr>
      <w:del w:id="1175" w:author="Délcio Raúl" w:date="2026-05-19T00:58:00Z" w16du:dateUtc="2026-05-18T23:58:00Z">
        <w:r w:rsidRPr="009D03DE" w:rsidDel="00F20FFA">
          <w:rPr>
            <w:rFonts w:eastAsia="Times New Roman"/>
            <w:bCs/>
            <w:color w:val="000000"/>
            <w:lang w:eastAsia="pt-PT"/>
          </w:rPr>
          <w:delText>Importação diária dos dados de leitura de contadores elétricos, via APIs fornecidas pela infraestrutura de medição inteligente da ENDE.</w:delText>
        </w:r>
      </w:del>
    </w:p>
    <w:p w14:paraId="417D980F" w14:textId="7DA8090E" w:rsidR="009D03DE" w:rsidRPr="009D03DE" w:rsidDel="00F20FFA" w:rsidRDefault="009D03DE">
      <w:pPr>
        <w:numPr>
          <w:ilvl w:val="0"/>
          <w:numId w:val="9"/>
        </w:numPr>
        <w:spacing w:line="360" w:lineRule="auto"/>
        <w:rPr>
          <w:del w:id="1176" w:author="Délcio Raúl" w:date="2026-05-19T00:58:00Z" w16du:dateUtc="2026-05-18T23:58:00Z"/>
          <w:rFonts w:eastAsia="Times New Roman"/>
          <w:bCs/>
          <w:color w:val="000000"/>
          <w:lang w:eastAsia="pt-PT"/>
        </w:rPr>
        <w:pPrChange w:id="1177" w:author="Délcio Raúl" w:date="2026-05-19T00:32:00Z" w16du:dateUtc="2026-05-18T23:32:00Z">
          <w:pPr>
            <w:numPr>
              <w:numId w:val="9"/>
            </w:numPr>
            <w:tabs>
              <w:tab w:val="num" w:pos="720"/>
            </w:tabs>
            <w:ind w:left="720" w:hanging="360"/>
          </w:pPr>
        </w:pPrChange>
      </w:pPr>
      <w:del w:id="1178" w:author="Délcio Raúl" w:date="2026-05-19T00:58:00Z" w16du:dateUtc="2026-05-18T23:58:00Z">
        <w:r w:rsidRPr="009D03DE" w:rsidDel="00F20FFA">
          <w:rPr>
            <w:rFonts w:eastAsia="Times New Roman"/>
            <w:bCs/>
            <w:color w:val="000000"/>
            <w:lang w:eastAsia="pt-PT"/>
          </w:rPr>
          <w:delText>Processamento e agregação dos dados para cálculo do consumo total do período.</w:delText>
        </w:r>
      </w:del>
    </w:p>
    <w:p w14:paraId="0A3F4CA5" w14:textId="1AA1DCDC" w:rsidR="009D03DE" w:rsidRPr="009D03DE" w:rsidDel="00F20FFA" w:rsidRDefault="009D03DE">
      <w:pPr>
        <w:numPr>
          <w:ilvl w:val="0"/>
          <w:numId w:val="9"/>
        </w:numPr>
        <w:spacing w:line="360" w:lineRule="auto"/>
        <w:rPr>
          <w:del w:id="1179" w:author="Délcio Raúl" w:date="2026-05-19T00:58:00Z" w16du:dateUtc="2026-05-18T23:58:00Z"/>
          <w:rFonts w:eastAsia="Times New Roman"/>
          <w:bCs/>
          <w:color w:val="000000"/>
          <w:lang w:eastAsia="pt-PT"/>
        </w:rPr>
        <w:pPrChange w:id="1180" w:author="Délcio Raúl" w:date="2026-05-19T00:32:00Z" w16du:dateUtc="2026-05-18T23:32:00Z">
          <w:pPr>
            <w:numPr>
              <w:numId w:val="9"/>
            </w:numPr>
            <w:tabs>
              <w:tab w:val="num" w:pos="720"/>
            </w:tabs>
            <w:ind w:left="720" w:hanging="360"/>
          </w:pPr>
        </w:pPrChange>
      </w:pPr>
      <w:del w:id="1181" w:author="Délcio Raúl" w:date="2026-05-19T00:58:00Z" w16du:dateUtc="2026-05-18T23:58:00Z">
        <w:r w:rsidRPr="009D03DE" w:rsidDel="00F20FFA">
          <w:rPr>
            <w:rFonts w:eastAsia="Times New Roman"/>
            <w:bCs/>
            <w:color w:val="000000"/>
            <w:lang w:eastAsia="pt-PT"/>
          </w:rPr>
          <w:delText>Aplicação das tarifas vigentes, impostos e eventuais descontos ou multas, de acordo com regras definidas pelo setor financeiro.</w:delText>
        </w:r>
      </w:del>
    </w:p>
    <w:p w14:paraId="396C1D93" w14:textId="4E82D6A2" w:rsidR="009D03DE" w:rsidRPr="009D03DE" w:rsidDel="00F20FFA" w:rsidRDefault="009D03DE">
      <w:pPr>
        <w:numPr>
          <w:ilvl w:val="0"/>
          <w:numId w:val="9"/>
        </w:numPr>
        <w:spacing w:line="360" w:lineRule="auto"/>
        <w:rPr>
          <w:del w:id="1182" w:author="Délcio Raúl" w:date="2026-05-19T00:58:00Z" w16du:dateUtc="2026-05-18T23:58:00Z"/>
          <w:rFonts w:eastAsia="Times New Roman"/>
          <w:bCs/>
          <w:color w:val="000000"/>
          <w:lang w:eastAsia="pt-PT"/>
        </w:rPr>
        <w:pPrChange w:id="1183" w:author="Délcio Raúl" w:date="2026-05-19T00:32:00Z" w16du:dateUtc="2026-05-18T23:32:00Z">
          <w:pPr>
            <w:numPr>
              <w:numId w:val="9"/>
            </w:numPr>
            <w:tabs>
              <w:tab w:val="num" w:pos="720"/>
            </w:tabs>
            <w:ind w:left="720" w:hanging="360"/>
          </w:pPr>
        </w:pPrChange>
      </w:pPr>
      <w:del w:id="1184" w:author="Délcio Raúl" w:date="2026-05-19T00:58:00Z" w16du:dateUtc="2026-05-18T23:58:00Z">
        <w:r w:rsidRPr="009D03DE" w:rsidDel="00F20FFA">
          <w:rPr>
            <w:rFonts w:eastAsia="Times New Roman"/>
            <w:bCs/>
            <w:color w:val="000000"/>
            <w:lang w:eastAsia="pt-PT"/>
          </w:rPr>
          <w:delText>Geração da fatura digital em formato PDF e registro no banco de dados MySQL.</w:delText>
        </w:r>
      </w:del>
    </w:p>
    <w:p w14:paraId="03B75CC2" w14:textId="5F9DAF2C" w:rsidR="009D03DE" w:rsidRPr="009D03DE" w:rsidDel="00F20FFA" w:rsidRDefault="009D03DE">
      <w:pPr>
        <w:numPr>
          <w:ilvl w:val="0"/>
          <w:numId w:val="9"/>
        </w:numPr>
        <w:spacing w:line="360" w:lineRule="auto"/>
        <w:rPr>
          <w:del w:id="1185" w:author="Délcio Raúl" w:date="2026-05-19T00:58:00Z" w16du:dateUtc="2026-05-18T23:58:00Z"/>
          <w:rFonts w:eastAsia="Times New Roman"/>
          <w:bCs/>
          <w:color w:val="000000"/>
          <w:lang w:eastAsia="pt-PT"/>
        </w:rPr>
        <w:pPrChange w:id="1186" w:author="Délcio Raúl" w:date="2026-05-19T00:32:00Z" w16du:dateUtc="2026-05-18T23:32:00Z">
          <w:pPr>
            <w:numPr>
              <w:numId w:val="9"/>
            </w:numPr>
            <w:tabs>
              <w:tab w:val="num" w:pos="720"/>
            </w:tabs>
            <w:ind w:left="720" w:hanging="360"/>
          </w:pPr>
        </w:pPrChange>
      </w:pPr>
      <w:del w:id="1187" w:author="Délcio Raúl" w:date="2026-05-19T00:58:00Z" w16du:dateUtc="2026-05-18T23:58:00Z">
        <w:r w:rsidRPr="009D03DE" w:rsidDel="00F20FFA">
          <w:rPr>
            <w:rFonts w:eastAsia="Times New Roman"/>
            <w:bCs/>
            <w:color w:val="000000"/>
            <w:lang w:eastAsia="pt-PT"/>
          </w:rPr>
          <w:delText>Disponibilização da fatura na interface web do cliente, com opção de download e envio automático por email.</w:delText>
        </w:r>
      </w:del>
    </w:p>
    <w:p w14:paraId="2C6E357A" w14:textId="63993216" w:rsidR="009D03DE" w:rsidRPr="009D03DE" w:rsidDel="00F20FFA" w:rsidRDefault="009D03DE">
      <w:pPr>
        <w:pStyle w:val="Ttulo4"/>
        <w:spacing w:line="360" w:lineRule="auto"/>
        <w:rPr>
          <w:del w:id="1188" w:author="Délcio Raúl" w:date="2026-05-19T00:58:00Z" w16du:dateUtc="2026-05-18T23:58:00Z"/>
        </w:rPr>
        <w:pPrChange w:id="1189" w:author="Délcio Raúl" w:date="2026-05-19T00:32:00Z" w16du:dateUtc="2026-05-18T23:32:00Z">
          <w:pPr>
            <w:pStyle w:val="Ttulo4"/>
          </w:pPr>
        </w:pPrChange>
      </w:pPr>
      <w:del w:id="1190" w:author="Délcio Raúl" w:date="2026-05-19T00:58:00Z" w16du:dateUtc="2026-05-18T23:58:00Z">
        <w:r w:rsidRPr="009D03DE" w:rsidDel="00F20FFA">
          <w:delText>2.6.2 Leitura de Contadores e Atualização em Tempo Real</w:delText>
        </w:r>
      </w:del>
    </w:p>
    <w:p w14:paraId="1B06493D" w14:textId="7591584F" w:rsidR="009D03DE" w:rsidRPr="009D03DE" w:rsidDel="00F20FFA" w:rsidRDefault="009D03DE">
      <w:pPr>
        <w:spacing w:line="360" w:lineRule="auto"/>
        <w:ind w:firstLine="0"/>
        <w:rPr>
          <w:del w:id="1191" w:author="Délcio Raúl" w:date="2026-05-19T00:58:00Z" w16du:dateUtc="2026-05-18T23:58:00Z"/>
          <w:rFonts w:eastAsia="Times New Roman"/>
          <w:bCs/>
          <w:color w:val="000000"/>
          <w:lang w:eastAsia="pt-PT"/>
        </w:rPr>
        <w:pPrChange w:id="1192" w:author="Délcio Raúl" w:date="2026-05-19T00:32:00Z" w16du:dateUtc="2026-05-18T23:32:00Z">
          <w:pPr>
            <w:ind w:firstLine="0"/>
          </w:pPr>
        </w:pPrChange>
      </w:pPr>
      <w:del w:id="1193" w:author="Délcio Raúl" w:date="2026-05-19T00:58:00Z" w16du:dateUtc="2026-05-18T23:58:00Z">
        <w:r w:rsidRPr="009D03DE" w:rsidDel="00F20FFA">
          <w:rPr>
            <w:rFonts w:eastAsia="Times New Roman"/>
            <w:bCs/>
            <w:color w:val="000000"/>
            <w:lang w:eastAsia="pt-PT"/>
          </w:rPr>
          <w:delText>A plataforma integra-se com o sistema de medição via web services SOAP e REST, consumindo dados em tempo real ou em batch. A arquitetura backend implementa:</w:delText>
        </w:r>
      </w:del>
    </w:p>
    <w:p w14:paraId="5B345A50" w14:textId="66463A27" w:rsidR="009D03DE" w:rsidRPr="009D03DE" w:rsidDel="00F20FFA" w:rsidRDefault="009D03DE">
      <w:pPr>
        <w:numPr>
          <w:ilvl w:val="0"/>
          <w:numId w:val="10"/>
        </w:numPr>
        <w:spacing w:line="360" w:lineRule="auto"/>
        <w:rPr>
          <w:del w:id="1194" w:author="Délcio Raúl" w:date="2026-05-19T00:58:00Z" w16du:dateUtc="2026-05-18T23:58:00Z"/>
          <w:rFonts w:eastAsia="Times New Roman"/>
          <w:bCs/>
          <w:color w:val="000000"/>
          <w:lang w:eastAsia="pt-PT"/>
        </w:rPr>
        <w:pPrChange w:id="1195" w:author="Délcio Raúl" w:date="2026-05-19T00:32:00Z" w16du:dateUtc="2026-05-18T23:32:00Z">
          <w:pPr>
            <w:numPr>
              <w:numId w:val="10"/>
            </w:numPr>
            <w:tabs>
              <w:tab w:val="num" w:pos="720"/>
            </w:tabs>
            <w:ind w:left="720" w:hanging="360"/>
          </w:pPr>
        </w:pPrChange>
      </w:pPr>
      <w:del w:id="1196" w:author="Délcio Raúl" w:date="2026-05-19T00:58:00Z" w16du:dateUtc="2026-05-18T23:58:00Z">
        <w:r w:rsidRPr="009D03DE" w:rsidDel="00F20FFA">
          <w:rPr>
            <w:rFonts w:eastAsia="Times New Roman"/>
            <w:bCs/>
            <w:color w:val="000000"/>
            <w:lang w:eastAsia="pt-PT"/>
          </w:rPr>
          <w:delText>Serviços de ingestão de dados com validação de consistência.</w:delText>
        </w:r>
      </w:del>
    </w:p>
    <w:p w14:paraId="02798EE6" w14:textId="239DEDE0" w:rsidR="009D03DE" w:rsidRPr="009D03DE" w:rsidDel="00F20FFA" w:rsidRDefault="009D03DE">
      <w:pPr>
        <w:numPr>
          <w:ilvl w:val="0"/>
          <w:numId w:val="10"/>
        </w:numPr>
        <w:spacing w:line="360" w:lineRule="auto"/>
        <w:rPr>
          <w:del w:id="1197" w:author="Délcio Raúl" w:date="2026-05-19T00:58:00Z" w16du:dateUtc="2026-05-18T23:58:00Z"/>
          <w:rFonts w:eastAsia="Times New Roman"/>
          <w:bCs/>
          <w:color w:val="000000"/>
          <w:lang w:eastAsia="pt-PT"/>
        </w:rPr>
        <w:pPrChange w:id="1198" w:author="Délcio Raúl" w:date="2026-05-19T00:32:00Z" w16du:dateUtc="2026-05-18T23:32:00Z">
          <w:pPr>
            <w:numPr>
              <w:numId w:val="10"/>
            </w:numPr>
            <w:tabs>
              <w:tab w:val="num" w:pos="720"/>
            </w:tabs>
            <w:ind w:left="720" w:hanging="360"/>
          </w:pPr>
        </w:pPrChange>
      </w:pPr>
      <w:del w:id="1199" w:author="Délcio Raúl" w:date="2026-05-19T00:58:00Z" w16du:dateUtc="2026-05-18T23:58:00Z">
        <w:r w:rsidRPr="009D03DE" w:rsidDel="00F20FFA">
          <w:rPr>
            <w:rFonts w:eastAsia="Times New Roman"/>
            <w:bCs/>
            <w:color w:val="000000"/>
            <w:lang w:eastAsia="pt-PT"/>
          </w:rPr>
          <w:delText>Armazenamento temporal dos dados para auditoria e análise histórica.</w:delText>
        </w:r>
      </w:del>
    </w:p>
    <w:p w14:paraId="0C6BCD3F" w14:textId="470F9452" w:rsidR="009D03DE" w:rsidRPr="009D03DE" w:rsidDel="00F20FFA" w:rsidRDefault="009D03DE">
      <w:pPr>
        <w:numPr>
          <w:ilvl w:val="0"/>
          <w:numId w:val="10"/>
        </w:numPr>
        <w:spacing w:line="360" w:lineRule="auto"/>
        <w:rPr>
          <w:del w:id="1200" w:author="Délcio Raúl" w:date="2026-05-19T00:58:00Z" w16du:dateUtc="2026-05-18T23:58:00Z"/>
          <w:rFonts w:eastAsia="Times New Roman"/>
          <w:bCs/>
          <w:color w:val="000000"/>
          <w:lang w:eastAsia="pt-PT"/>
        </w:rPr>
        <w:pPrChange w:id="1201" w:author="Délcio Raúl" w:date="2026-05-19T00:32:00Z" w16du:dateUtc="2026-05-18T23:32:00Z">
          <w:pPr>
            <w:numPr>
              <w:numId w:val="10"/>
            </w:numPr>
            <w:tabs>
              <w:tab w:val="num" w:pos="720"/>
            </w:tabs>
            <w:ind w:left="720" w:hanging="360"/>
          </w:pPr>
        </w:pPrChange>
      </w:pPr>
      <w:del w:id="1202" w:author="Délcio Raúl" w:date="2026-05-19T00:58:00Z" w16du:dateUtc="2026-05-18T23:58:00Z">
        <w:r w:rsidRPr="009D03DE" w:rsidDel="00F20FFA">
          <w:rPr>
            <w:rFonts w:eastAsia="Times New Roman"/>
            <w:bCs/>
            <w:color w:val="000000"/>
            <w:lang w:eastAsia="pt-PT"/>
          </w:rPr>
          <w:delText>Mecanismos de alerta para leituras anômalas (ex: consumo excessivo ou ausência de leitura).</w:delText>
        </w:r>
      </w:del>
    </w:p>
    <w:p w14:paraId="1EADAC81" w14:textId="66177BBC" w:rsidR="009D03DE" w:rsidRPr="009D03DE" w:rsidDel="00F20FFA" w:rsidRDefault="009D03DE">
      <w:pPr>
        <w:spacing w:line="360" w:lineRule="auto"/>
        <w:ind w:firstLine="0"/>
        <w:rPr>
          <w:del w:id="1203" w:author="Délcio Raúl" w:date="2026-05-19T00:58:00Z" w16du:dateUtc="2026-05-18T23:58:00Z"/>
          <w:rFonts w:eastAsia="Times New Roman"/>
          <w:bCs/>
          <w:color w:val="000000"/>
          <w:lang w:eastAsia="pt-PT"/>
        </w:rPr>
        <w:pPrChange w:id="1204" w:author="Délcio Raúl" w:date="2026-05-19T00:32:00Z" w16du:dateUtc="2026-05-18T23:32:00Z">
          <w:pPr>
            <w:ind w:firstLine="0"/>
          </w:pPr>
        </w:pPrChange>
      </w:pPr>
      <w:del w:id="1205" w:author="Délcio Raúl" w:date="2026-05-19T00:58:00Z" w16du:dateUtc="2026-05-18T23:58:00Z">
        <w:r w:rsidRPr="009D03DE" w:rsidDel="00F20FFA">
          <w:rPr>
            <w:rFonts w:eastAsia="Times New Roman"/>
            <w:bCs/>
            <w:color w:val="000000"/>
            <w:lang w:eastAsia="pt-PT"/>
          </w:rPr>
          <w:delText>Este processo permite que a geração da fatura seja baseada em dados confiáveis e atualizados, aumentando a precisão e transparência para o cliente.</w:delText>
        </w:r>
      </w:del>
    </w:p>
    <w:p w14:paraId="07BF8755" w14:textId="79B6B8AA" w:rsidR="009D03DE" w:rsidRPr="009D03DE" w:rsidDel="00F20FFA" w:rsidRDefault="009D03DE">
      <w:pPr>
        <w:pStyle w:val="Ttulo3"/>
        <w:spacing w:line="360" w:lineRule="auto"/>
        <w:rPr>
          <w:del w:id="1206" w:author="Délcio Raúl" w:date="2026-05-19T00:58:00Z" w16du:dateUtc="2026-05-18T23:58:00Z"/>
        </w:rPr>
        <w:pPrChange w:id="1207" w:author="Délcio Raúl" w:date="2026-05-19T00:32:00Z" w16du:dateUtc="2026-05-18T23:32:00Z">
          <w:pPr>
            <w:pStyle w:val="Ttulo3"/>
          </w:pPr>
        </w:pPrChange>
      </w:pPr>
      <w:del w:id="1208" w:author="Délcio Raúl" w:date="2026-05-19T00:58:00Z" w16du:dateUtc="2026-05-18T23:58:00Z">
        <w:r w:rsidRPr="009D03DE" w:rsidDel="00F20FFA">
          <w:delText>2.7 Segurança e Controle de Acesso</w:delText>
        </w:r>
      </w:del>
    </w:p>
    <w:p w14:paraId="59B76E21" w14:textId="6B5C2887" w:rsidR="009D03DE" w:rsidRPr="009D03DE" w:rsidDel="00F20FFA" w:rsidRDefault="009D03DE">
      <w:pPr>
        <w:pStyle w:val="Ttulo4"/>
        <w:spacing w:line="360" w:lineRule="auto"/>
        <w:rPr>
          <w:del w:id="1209" w:author="Délcio Raúl" w:date="2026-05-19T00:58:00Z" w16du:dateUtc="2026-05-18T23:58:00Z"/>
        </w:rPr>
        <w:pPrChange w:id="1210" w:author="Délcio Raúl" w:date="2026-05-19T00:32:00Z" w16du:dateUtc="2026-05-18T23:32:00Z">
          <w:pPr>
            <w:pStyle w:val="Ttulo4"/>
          </w:pPr>
        </w:pPrChange>
      </w:pPr>
      <w:del w:id="1211" w:author="Délcio Raúl" w:date="2026-05-19T00:58:00Z" w16du:dateUtc="2026-05-18T23:58:00Z">
        <w:r w:rsidRPr="009D03DE" w:rsidDel="00F20FFA">
          <w:delText>2.7.1 Autenticação e Autorização</w:delText>
        </w:r>
      </w:del>
    </w:p>
    <w:p w14:paraId="6D08CA8E" w14:textId="5EF1F830" w:rsidR="009D03DE" w:rsidRPr="009D03DE" w:rsidDel="00F20FFA" w:rsidRDefault="009D03DE">
      <w:pPr>
        <w:spacing w:line="360" w:lineRule="auto"/>
        <w:ind w:firstLine="0"/>
        <w:rPr>
          <w:del w:id="1212" w:author="Délcio Raúl" w:date="2026-05-19T00:58:00Z" w16du:dateUtc="2026-05-18T23:58:00Z"/>
          <w:rFonts w:eastAsia="Times New Roman"/>
          <w:bCs/>
          <w:color w:val="000000"/>
          <w:lang w:eastAsia="pt-PT"/>
        </w:rPr>
        <w:pPrChange w:id="1213" w:author="Délcio Raúl" w:date="2026-05-19T00:32:00Z" w16du:dateUtc="2026-05-18T23:32:00Z">
          <w:pPr>
            <w:ind w:firstLine="0"/>
          </w:pPr>
        </w:pPrChange>
      </w:pPr>
      <w:del w:id="1214" w:author="Délcio Raúl" w:date="2026-05-19T00:58:00Z" w16du:dateUtc="2026-05-18T23:58:00Z">
        <w:r w:rsidRPr="009D03DE" w:rsidDel="00F20FFA">
          <w:rPr>
            <w:rFonts w:eastAsia="Times New Roman"/>
            <w:bCs/>
            <w:color w:val="000000"/>
            <w:lang w:eastAsia="pt-PT"/>
          </w:rPr>
          <w:delText>A plataforma implementa um sistema de autenticação baseado em </w:delText>
        </w:r>
        <w:r w:rsidRPr="009D03DE" w:rsidDel="00F20FFA">
          <w:rPr>
            <w:rFonts w:eastAsia="Times New Roman"/>
            <w:b/>
            <w:bCs/>
            <w:color w:val="000000"/>
            <w:lang w:eastAsia="pt-PT"/>
          </w:rPr>
          <w:delText>OAuth 2.0</w:delText>
        </w:r>
        <w:r w:rsidRPr="009D03DE" w:rsidDel="00F20FFA">
          <w:rPr>
            <w:rFonts w:eastAsia="Times New Roman"/>
            <w:bCs/>
            <w:color w:val="000000"/>
            <w:lang w:eastAsia="pt-PT"/>
          </w:rPr>
          <w:delText> aliado a tokens JWT para sessões seguras. O backend valida as credenciais junto a um serviço de diretório LDAP corporativo da ENDE, garantindo integração com políticas internas de segurança.</w:delText>
        </w:r>
      </w:del>
    </w:p>
    <w:p w14:paraId="054F9496" w14:textId="505E5F3B" w:rsidR="009D03DE" w:rsidRPr="009D03DE" w:rsidDel="00F20FFA" w:rsidRDefault="009D03DE">
      <w:pPr>
        <w:spacing w:line="360" w:lineRule="auto"/>
        <w:ind w:firstLine="0"/>
        <w:rPr>
          <w:del w:id="1215" w:author="Délcio Raúl" w:date="2026-05-19T00:58:00Z" w16du:dateUtc="2026-05-18T23:58:00Z"/>
          <w:rFonts w:eastAsia="Times New Roman"/>
          <w:bCs/>
          <w:color w:val="000000"/>
          <w:lang w:eastAsia="pt-PT"/>
        </w:rPr>
        <w:pPrChange w:id="1216" w:author="Délcio Raúl" w:date="2026-05-19T00:32:00Z" w16du:dateUtc="2026-05-18T23:32:00Z">
          <w:pPr>
            <w:ind w:firstLine="0"/>
          </w:pPr>
        </w:pPrChange>
      </w:pPr>
      <w:del w:id="1217" w:author="Délcio Raúl" w:date="2026-05-19T00:58:00Z" w16du:dateUtc="2026-05-18T23:58:00Z">
        <w:r w:rsidRPr="009D03DE" w:rsidDel="00F20FFA">
          <w:rPr>
            <w:rFonts w:eastAsia="Times New Roman"/>
            <w:bCs/>
            <w:color w:val="000000"/>
            <w:lang w:eastAsia="pt-PT"/>
          </w:rPr>
          <w:delText>O sistema de autorização é baseado em </w:delText>
        </w:r>
        <w:r w:rsidRPr="009D03DE" w:rsidDel="00F20FFA">
          <w:rPr>
            <w:rFonts w:eastAsia="Times New Roman"/>
            <w:b/>
            <w:bCs/>
            <w:color w:val="000000"/>
            <w:lang w:eastAsia="pt-PT"/>
          </w:rPr>
          <w:delText>RBAC (Role-Based Access Control)</w:delText>
        </w:r>
        <w:r w:rsidRPr="009D03DE" w:rsidDel="00F20FFA">
          <w:rPr>
            <w:rFonts w:eastAsia="Times New Roman"/>
            <w:bCs/>
            <w:color w:val="000000"/>
            <w:lang w:eastAsia="pt-PT"/>
          </w:rPr>
          <w:delText>, permitindo diferentes níveis de acesso para clientes, operadores de atendimento, gestores e administradores.</w:delText>
        </w:r>
      </w:del>
    </w:p>
    <w:p w14:paraId="590400A7" w14:textId="53575DA2" w:rsidR="009D03DE" w:rsidRPr="009D03DE" w:rsidDel="00F20FFA" w:rsidRDefault="009D03DE">
      <w:pPr>
        <w:pStyle w:val="Ttulo4"/>
        <w:spacing w:line="360" w:lineRule="auto"/>
        <w:rPr>
          <w:del w:id="1218" w:author="Délcio Raúl" w:date="2026-05-19T00:58:00Z" w16du:dateUtc="2026-05-18T23:58:00Z"/>
        </w:rPr>
        <w:pPrChange w:id="1219" w:author="Délcio Raúl" w:date="2026-05-19T00:32:00Z" w16du:dateUtc="2026-05-18T23:32:00Z">
          <w:pPr>
            <w:pStyle w:val="Ttulo4"/>
          </w:pPr>
        </w:pPrChange>
      </w:pPr>
      <w:del w:id="1220" w:author="Délcio Raúl" w:date="2026-05-19T00:58:00Z" w16du:dateUtc="2026-05-18T23:58:00Z">
        <w:r w:rsidRPr="009D03DE" w:rsidDel="00F20FFA">
          <w:delText>2.7.2 Proteção contra Vulnerabilidades Web</w:delText>
        </w:r>
      </w:del>
    </w:p>
    <w:p w14:paraId="0999EF6C" w14:textId="668ACD19" w:rsidR="009D03DE" w:rsidRPr="009D03DE" w:rsidDel="00F20FFA" w:rsidRDefault="009D03DE">
      <w:pPr>
        <w:spacing w:line="360" w:lineRule="auto"/>
        <w:ind w:firstLine="0"/>
        <w:rPr>
          <w:del w:id="1221" w:author="Délcio Raúl" w:date="2026-05-19T00:58:00Z" w16du:dateUtc="2026-05-18T23:58:00Z"/>
          <w:rFonts w:eastAsia="Times New Roman"/>
          <w:bCs/>
          <w:color w:val="000000"/>
          <w:lang w:eastAsia="pt-PT"/>
        </w:rPr>
        <w:pPrChange w:id="1222" w:author="Délcio Raúl" w:date="2026-05-19T00:32:00Z" w16du:dateUtc="2026-05-18T23:32:00Z">
          <w:pPr>
            <w:ind w:firstLine="0"/>
          </w:pPr>
        </w:pPrChange>
      </w:pPr>
      <w:del w:id="1223" w:author="Délcio Raúl" w:date="2026-05-19T00:58:00Z" w16du:dateUtc="2026-05-18T23:58:00Z">
        <w:r w:rsidRPr="009D03DE" w:rsidDel="00F20FFA">
          <w:rPr>
            <w:rFonts w:eastAsia="Times New Roman"/>
            <w:bCs/>
            <w:color w:val="000000"/>
            <w:lang w:eastAsia="pt-PT"/>
          </w:rPr>
          <w:delText>Para mitigar riscos comuns em aplicações web, foram adotadas as seguintes práticas:</w:delText>
        </w:r>
      </w:del>
    </w:p>
    <w:p w14:paraId="7182B329" w14:textId="58DB9CB8" w:rsidR="009D03DE" w:rsidRPr="009D03DE" w:rsidDel="00F20FFA" w:rsidRDefault="009D03DE">
      <w:pPr>
        <w:numPr>
          <w:ilvl w:val="0"/>
          <w:numId w:val="11"/>
        </w:numPr>
        <w:spacing w:line="360" w:lineRule="auto"/>
        <w:rPr>
          <w:del w:id="1224" w:author="Délcio Raúl" w:date="2026-05-19T00:58:00Z" w16du:dateUtc="2026-05-18T23:58:00Z"/>
          <w:rFonts w:eastAsia="Times New Roman"/>
          <w:bCs/>
          <w:color w:val="000000"/>
          <w:lang w:eastAsia="pt-PT"/>
        </w:rPr>
        <w:pPrChange w:id="1225" w:author="Délcio Raúl" w:date="2026-05-19T00:32:00Z" w16du:dateUtc="2026-05-18T23:32:00Z">
          <w:pPr>
            <w:numPr>
              <w:numId w:val="11"/>
            </w:numPr>
            <w:tabs>
              <w:tab w:val="num" w:pos="720"/>
            </w:tabs>
            <w:ind w:left="720" w:hanging="360"/>
          </w:pPr>
        </w:pPrChange>
      </w:pPr>
      <w:del w:id="1226" w:author="Délcio Raúl" w:date="2026-05-19T00:58:00Z" w16du:dateUtc="2026-05-18T23:58:00Z">
        <w:r w:rsidRPr="009D03DE" w:rsidDel="00F20FFA">
          <w:rPr>
            <w:rFonts w:eastAsia="Times New Roman"/>
            <w:bCs/>
            <w:color w:val="000000"/>
            <w:lang w:eastAsia="pt-PT"/>
          </w:rPr>
          <w:delText>Validação e sanitização rigorosa de todas as entradas de usuário para prevenir SQL Injection, XSS e CSRF.</w:delText>
        </w:r>
      </w:del>
    </w:p>
    <w:p w14:paraId="3E201D30" w14:textId="475496C2" w:rsidR="009D03DE" w:rsidRPr="009D03DE" w:rsidDel="00F20FFA" w:rsidRDefault="009D03DE">
      <w:pPr>
        <w:numPr>
          <w:ilvl w:val="0"/>
          <w:numId w:val="11"/>
        </w:numPr>
        <w:spacing w:line="360" w:lineRule="auto"/>
        <w:rPr>
          <w:del w:id="1227" w:author="Délcio Raúl" w:date="2026-05-19T00:58:00Z" w16du:dateUtc="2026-05-18T23:58:00Z"/>
          <w:rFonts w:eastAsia="Times New Roman"/>
          <w:bCs/>
          <w:color w:val="000000"/>
          <w:lang w:eastAsia="pt-PT"/>
        </w:rPr>
        <w:pPrChange w:id="1228" w:author="Délcio Raúl" w:date="2026-05-19T00:32:00Z" w16du:dateUtc="2026-05-18T23:32:00Z">
          <w:pPr>
            <w:numPr>
              <w:numId w:val="11"/>
            </w:numPr>
            <w:tabs>
              <w:tab w:val="num" w:pos="720"/>
            </w:tabs>
            <w:ind w:left="720" w:hanging="360"/>
          </w:pPr>
        </w:pPrChange>
      </w:pPr>
      <w:del w:id="1229" w:author="Délcio Raúl" w:date="2026-05-19T00:58:00Z" w16du:dateUtc="2026-05-18T23:58:00Z">
        <w:r w:rsidRPr="009D03DE" w:rsidDel="00F20FFA">
          <w:rPr>
            <w:rFonts w:eastAsia="Times New Roman"/>
            <w:bCs/>
            <w:color w:val="000000"/>
            <w:lang w:eastAsia="pt-PT"/>
          </w:rPr>
          <w:delText>Uso de headers HTTP de segurança (Content Security Policy, X-Frame-Options, HSTS).</w:delText>
        </w:r>
      </w:del>
    </w:p>
    <w:p w14:paraId="710C867D" w14:textId="10BCF484" w:rsidR="009D03DE" w:rsidRPr="009D03DE" w:rsidDel="00F20FFA" w:rsidRDefault="009D03DE">
      <w:pPr>
        <w:numPr>
          <w:ilvl w:val="0"/>
          <w:numId w:val="11"/>
        </w:numPr>
        <w:spacing w:line="360" w:lineRule="auto"/>
        <w:rPr>
          <w:del w:id="1230" w:author="Délcio Raúl" w:date="2026-05-19T00:58:00Z" w16du:dateUtc="2026-05-18T23:58:00Z"/>
          <w:rFonts w:eastAsia="Times New Roman"/>
          <w:bCs/>
          <w:color w:val="000000"/>
          <w:lang w:eastAsia="pt-PT"/>
        </w:rPr>
        <w:pPrChange w:id="1231" w:author="Délcio Raúl" w:date="2026-05-19T00:32:00Z" w16du:dateUtc="2026-05-18T23:32:00Z">
          <w:pPr>
            <w:numPr>
              <w:numId w:val="11"/>
            </w:numPr>
            <w:tabs>
              <w:tab w:val="num" w:pos="720"/>
            </w:tabs>
            <w:ind w:left="720" w:hanging="360"/>
          </w:pPr>
        </w:pPrChange>
      </w:pPr>
      <w:del w:id="1232" w:author="Délcio Raúl" w:date="2026-05-19T00:58:00Z" w16du:dateUtc="2026-05-18T23:58:00Z">
        <w:r w:rsidRPr="009D03DE" w:rsidDel="00F20FFA">
          <w:rPr>
            <w:rFonts w:eastAsia="Times New Roman"/>
            <w:bCs/>
            <w:color w:val="000000"/>
            <w:lang w:eastAsia="pt-PT"/>
          </w:rPr>
          <w:delText>Implementação de logging e monitoramento em tempo real de tentativas de acesso não autorizado.</w:delText>
        </w:r>
      </w:del>
    </w:p>
    <w:p w14:paraId="08905144" w14:textId="77BFDB3C" w:rsidR="009D03DE" w:rsidRPr="009D03DE" w:rsidDel="00F20FFA" w:rsidRDefault="009D03DE">
      <w:pPr>
        <w:numPr>
          <w:ilvl w:val="0"/>
          <w:numId w:val="11"/>
        </w:numPr>
        <w:spacing w:line="360" w:lineRule="auto"/>
        <w:rPr>
          <w:del w:id="1233" w:author="Délcio Raúl" w:date="2026-05-19T00:58:00Z" w16du:dateUtc="2026-05-18T23:58:00Z"/>
          <w:rFonts w:eastAsia="Times New Roman"/>
          <w:bCs/>
          <w:color w:val="000000"/>
          <w:lang w:eastAsia="pt-PT"/>
        </w:rPr>
        <w:pPrChange w:id="1234" w:author="Délcio Raúl" w:date="2026-05-19T00:32:00Z" w16du:dateUtc="2026-05-18T23:32:00Z">
          <w:pPr>
            <w:numPr>
              <w:numId w:val="11"/>
            </w:numPr>
            <w:tabs>
              <w:tab w:val="num" w:pos="720"/>
            </w:tabs>
            <w:ind w:left="720" w:hanging="360"/>
          </w:pPr>
        </w:pPrChange>
      </w:pPr>
      <w:del w:id="1235" w:author="Délcio Raúl" w:date="2026-05-19T00:58:00Z" w16du:dateUtc="2026-05-18T23:58:00Z">
        <w:r w:rsidRPr="009D03DE" w:rsidDel="00F20FFA">
          <w:rPr>
            <w:rFonts w:eastAsia="Times New Roman"/>
            <w:bCs/>
            <w:color w:val="000000"/>
            <w:lang w:eastAsia="pt-PT"/>
          </w:rPr>
          <w:delText>Auditorias periódicas de código e testes de penetração.</w:delText>
        </w:r>
      </w:del>
    </w:p>
    <w:p w14:paraId="238A47E4" w14:textId="43E13D86" w:rsidR="009D03DE" w:rsidRPr="009D03DE" w:rsidDel="00F20FFA" w:rsidRDefault="009D03DE">
      <w:pPr>
        <w:pStyle w:val="Ttulo3"/>
        <w:spacing w:line="360" w:lineRule="auto"/>
        <w:rPr>
          <w:del w:id="1236" w:author="Délcio Raúl" w:date="2026-05-19T00:58:00Z" w16du:dateUtc="2026-05-18T23:58:00Z"/>
        </w:rPr>
        <w:pPrChange w:id="1237" w:author="Délcio Raúl" w:date="2026-05-19T00:32:00Z" w16du:dateUtc="2026-05-18T23:32:00Z">
          <w:pPr>
            <w:pStyle w:val="Ttulo3"/>
          </w:pPr>
        </w:pPrChange>
      </w:pPr>
      <w:del w:id="1238" w:author="Délcio Raúl" w:date="2026-05-19T00:58:00Z" w16du:dateUtc="2026-05-18T23:58:00Z">
        <w:r w:rsidRPr="009D03DE" w:rsidDel="00F20FFA">
          <w:delText>2.8 Ferramentas e Ambiente de Desenvolvimento</w:delText>
        </w:r>
      </w:del>
    </w:p>
    <w:p w14:paraId="0AF4B36C" w14:textId="74A30016" w:rsidR="009D03DE" w:rsidRPr="009D03DE" w:rsidDel="00F20FFA" w:rsidRDefault="009D03DE">
      <w:pPr>
        <w:spacing w:line="360" w:lineRule="auto"/>
        <w:ind w:firstLine="0"/>
        <w:rPr>
          <w:del w:id="1239" w:author="Délcio Raúl" w:date="2026-05-19T00:58:00Z" w16du:dateUtc="2026-05-18T23:58:00Z"/>
          <w:rFonts w:eastAsia="Times New Roman"/>
          <w:bCs/>
          <w:color w:val="000000"/>
          <w:lang w:eastAsia="pt-PT"/>
        </w:rPr>
        <w:pPrChange w:id="1240" w:author="Délcio Raúl" w:date="2026-05-19T00:32:00Z" w16du:dateUtc="2026-05-18T23:32:00Z">
          <w:pPr>
            <w:ind w:firstLine="0"/>
          </w:pPr>
        </w:pPrChange>
      </w:pPr>
      <w:del w:id="1241" w:author="Délcio Raúl" w:date="2026-05-19T00:58:00Z" w16du:dateUtc="2026-05-18T23:58:00Z">
        <w:r w:rsidRPr="009D03DE" w:rsidDel="00F20FFA">
          <w:rPr>
            <w:rFonts w:eastAsia="Times New Roman"/>
            <w:bCs/>
            <w:color w:val="000000"/>
            <w:lang w:eastAsia="pt-PT"/>
          </w:rPr>
          <w:delText>O desenvolvimento foi conduzido em ambiente ágil, utilizando ferramentas como:</w:delText>
        </w:r>
      </w:del>
    </w:p>
    <w:p w14:paraId="6893F58C" w14:textId="2A51E1E7" w:rsidR="009D03DE" w:rsidRPr="009D03DE" w:rsidDel="00F20FFA" w:rsidRDefault="009D03DE">
      <w:pPr>
        <w:numPr>
          <w:ilvl w:val="0"/>
          <w:numId w:val="12"/>
        </w:numPr>
        <w:spacing w:line="360" w:lineRule="auto"/>
        <w:rPr>
          <w:del w:id="1242" w:author="Délcio Raúl" w:date="2026-05-19T00:58:00Z" w16du:dateUtc="2026-05-18T23:58:00Z"/>
          <w:rFonts w:eastAsia="Times New Roman"/>
          <w:bCs/>
          <w:color w:val="000000"/>
          <w:lang w:eastAsia="pt-PT"/>
        </w:rPr>
        <w:pPrChange w:id="1243" w:author="Délcio Raúl" w:date="2026-05-19T00:32:00Z" w16du:dateUtc="2026-05-18T23:32:00Z">
          <w:pPr>
            <w:numPr>
              <w:numId w:val="12"/>
            </w:numPr>
            <w:tabs>
              <w:tab w:val="num" w:pos="720"/>
            </w:tabs>
            <w:ind w:left="720" w:hanging="360"/>
          </w:pPr>
        </w:pPrChange>
      </w:pPr>
      <w:del w:id="1244" w:author="Délcio Raúl" w:date="2026-05-19T00:58:00Z" w16du:dateUtc="2026-05-18T23:58:00Z">
        <w:r w:rsidRPr="009D03DE" w:rsidDel="00F20FFA">
          <w:rPr>
            <w:rFonts w:eastAsia="Times New Roman"/>
            <w:b/>
            <w:bCs/>
            <w:color w:val="000000"/>
            <w:lang w:eastAsia="pt-PT"/>
          </w:rPr>
          <w:delText>Git</w:delText>
        </w:r>
        <w:r w:rsidRPr="009D03DE" w:rsidDel="00F20FFA">
          <w:rPr>
            <w:rFonts w:eastAsia="Times New Roman"/>
            <w:bCs/>
            <w:color w:val="000000"/>
            <w:lang w:eastAsia="pt-PT"/>
          </w:rPr>
          <w:delText> para controle de versão distribuído.</w:delText>
        </w:r>
      </w:del>
    </w:p>
    <w:p w14:paraId="0F3FE85C" w14:textId="413B7DB1" w:rsidR="009D03DE" w:rsidRPr="009D03DE" w:rsidDel="00F20FFA" w:rsidRDefault="009D03DE">
      <w:pPr>
        <w:numPr>
          <w:ilvl w:val="0"/>
          <w:numId w:val="12"/>
        </w:numPr>
        <w:spacing w:line="360" w:lineRule="auto"/>
        <w:rPr>
          <w:del w:id="1245" w:author="Délcio Raúl" w:date="2026-05-19T00:58:00Z" w16du:dateUtc="2026-05-18T23:58:00Z"/>
          <w:rFonts w:eastAsia="Times New Roman"/>
          <w:bCs/>
          <w:color w:val="000000"/>
          <w:lang w:eastAsia="pt-PT"/>
        </w:rPr>
        <w:pPrChange w:id="1246" w:author="Délcio Raúl" w:date="2026-05-19T00:32:00Z" w16du:dateUtc="2026-05-18T23:32:00Z">
          <w:pPr>
            <w:numPr>
              <w:numId w:val="12"/>
            </w:numPr>
            <w:tabs>
              <w:tab w:val="num" w:pos="720"/>
            </w:tabs>
            <w:ind w:left="720" w:hanging="360"/>
          </w:pPr>
        </w:pPrChange>
      </w:pPr>
      <w:del w:id="1247" w:author="Délcio Raúl" w:date="2026-05-19T00:58:00Z" w16du:dateUtc="2026-05-18T23:58:00Z">
        <w:r w:rsidRPr="009D03DE" w:rsidDel="00F20FFA">
          <w:rPr>
            <w:rFonts w:eastAsia="Times New Roman"/>
            <w:b/>
            <w:bCs/>
            <w:color w:val="000000"/>
            <w:lang w:eastAsia="pt-PT"/>
          </w:rPr>
          <w:delText>Docker</w:delText>
        </w:r>
        <w:r w:rsidRPr="009D03DE" w:rsidDel="00F20FFA">
          <w:rPr>
            <w:rFonts w:eastAsia="Times New Roman"/>
            <w:bCs/>
            <w:color w:val="000000"/>
            <w:lang w:eastAsia="pt-PT"/>
          </w:rPr>
          <w:delText> para containerização dos serviços, facilitando testes e deploys replicáveis.</w:delText>
        </w:r>
      </w:del>
    </w:p>
    <w:p w14:paraId="21C1C580" w14:textId="73922D96" w:rsidR="009D03DE" w:rsidRPr="009D03DE" w:rsidDel="00F20FFA" w:rsidRDefault="009D03DE">
      <w:pPr>
        <w:numPr>
          <w:ilvl w:val="0"/>
          <w:numId w:val="12"/>
        </w:numPr>
        <w:spacing w:line="360" w:lineRule="auto"/>
        <w:rPr>
          <w:del w:id="1248" w:author="Délcio Raúl" w:date="2026-05-19T00:58:00Z" w16du:dateUtc="2026-05-18T23:58:00Z"/>
          <w:rFonts w:eastAsia="Times New Roman"/>
          <w:bCs/>
          <w:color w:val="000000"/>
          <w:lang w:eastAsia="pt-PT"/>
        </w:rPr>
        <w:pPrChange w:id="1249" w:author="Délcio Raúl" w:date="2026-05-19T00:32:00Z" w16du:dateUtc="2026-05-18T23:32:00Z">
          <w:pPr>
            <w:numPr>
              <w:numId w:val="12"/>
            </w:numPr>
            <w:tabs>
              <w:tab w:val="num" w:pos="720"/>
            </w:tabs>
            <w:ind w:left="720" w:hanging="360"/>
          </w:pPr>
        </w:pPrChange>
      </w:pPr>
      <w:del w:id="1250" w:author="Délcio Raúl" w:date="2026-05-19T00:58:00Z" w16du:dateUtc="2026-05-18T23:58:00Z">
        <w:r w:rsidRPr="009D03DE" w:rsidDel="00F20FFA">
          <w:rPr>
            <w:rFonts w:eastAsia="Times New Roman"/>
            <w:b/>
            <w:bCs/>
            <w:color w:val="000000"/>
            <w:lang w:eastAsia="pt-PT"/>
          </w:rPr>
          <w:delText>Jenkins</w:delText>
        </w:r>
        <w:r w:rsidRPr="009D03DE" w:rsidDel="00F20FFA">
          <w:rPr>
            <w:rFonts w:eastAsia="Times New Roman"/>
            <w:bCs/>
            <w:color w:val="000000"/>
            <w:lang w:eastAsia="pt-PT"/>
          </w:rPr>
          <w:delText> para integração contínua e entrega contínua (CI/CD).</w:delText>
        </w:r>
      </w:del>
    </w:p>
    <w:p w14:paraId="21C27C32" w14:textId="307C0405" w:rsidR="009D03DE" w:rsidRPr="009D03DE" w:rsidDel="00F20FFA" w:rsidRDefault="009D03DE">
      <w:pPr>
        <w:numPr>
          <w:ilvl w:val="0"/>
          <w:numId w:val="12"/>
        </w:numPr>
        <w:spacing w:line="360" w:lineRule="auto"/>
        <w:rPr>
          <w:del w:id="1251" w:author="Délcio Raúl" w:date="2026-05-19T00:58:00Z" w16du:dateUtc="2026-05-18T23:58:00Z"/>
          <w:rFonts w:eastAsia="Times New Roman"/>
          <w:bCs/>
          <w:color w:val="000000"/>
          <w:lang w:eastAsia="pt-PT"/>
        </w:rPr>
        <w:pPrChange w:id="1252" w:author="Délcio Raúl" w:date="2026-05-19T00:32:00Z" w16du:dateUtc="2026-05-18T23:32:00Z">
          <w:pPr>
            <w:numPr>
              <w:numId w:val="12"/>
            </w:numPr>
            <w:tabs>
              <w:tab w:val="num" w:pos="720"/>
            </w:tabs>
            <w:ind w:left="720" w:hanging="360"/>
          </w:pPr>
        </w:pPrChange>
      </w:pPr>
      <w:del w:id="1253" w:author="Délcio Raúl" w:date="2026-05-19T00:58:00Z" w16du:dateUtc="2026-05-18T23:58:00Z">
        <w:r w:rsidRPr="009D03DE" w:rsidDel="00F20FFA">
          <w:rPr>
            <w:rFonts w:eastAsia="Times New Roman"/>
            <w:b/>
            <w:bCs/>
            <w:color w:val="000000"/>
            <w:lang w:eastAsia="pt-PT"/>
          </w:rPr>
          <w:delText>Postman</w:delText>
        </w:r>
        <w:r w:rsidRPr="009D03DE" w:rsidDel="00F20FFA">
          <w:rPr>
            <w:rFonts w:eastAsia="Times New Roman"/>
            <w:bCs/>
            <w:color w:val="000000"/>
            <w:lang w:eastAsia="pt-PT"/>
          </w:rPr>
          <w:delText> e </w:delText>
        </w:r>
        <w:r w:rsidRPr="009D03DE" w:rsidDel="00F20FFA">
          <w:rPr>
            <w:rFonts w:eastAsia="Times New Roman"/>
            <w:b/>
            <w:bCs/>
            <w:color w:val="000000"/>
            <w:lang w:eastAsia="pt-PT"/>
          </w:rPr>
          <w:delText>Swagger</w:delText>
        </w:r>
        <w:r w:rsidRPr="009D03DE" w:rsidDel="00F20FFA">
          <w:rPr>
            <w:rFonts w:eastAsia="Times New Roman"/>
            <w:bCs/>
            <w:color w:val="000000"/>
            <w:lang w:eastAsia="pt-PT"/>
          </w:rPr>
          <w:delText> para documentação e testes de APIs.</w:delText>
        </w:r>
      </w:del>
    </w:p>
    <w:p w14:paraId="3D234296" w14:textId="3D71C6C8" w:rsidR="009D03DE" w:rsidRPr="009D03DE" w:rsidDel="00F20FFA" w:rsidRDefault="009D03DE">
      <w:pPr>
        <w:numPr>
          <w:ilvl w:val="0"/>
          <w:numId w:val="12"/>
        </w:numPr>
        <w:spacing w:line="360" w:lineRule="auto"/>
        <w:rPr>
          <w:del w:id="1254" w:author="Délcio Raúl" w:date="2026-05-19T00:58:00Z" w16du:dateUtc="2026-05-18T23:58:00Z"/>
          <w:rFonts w:eastAsia="Times New Roman"/>
          <w:bCs/>
          <w:color w:val="000000"/>
          <w:lang w:eastAsia="pt-PT"/>
        </w:rPr>
        <w:pPrChange w:id="1255" w:author="Délcio Raúl" w:date="2026-05-19T00:32:00Z" w16du:dateUtc="2026-05-18T23:32:00Z">
          <w:pPr>
            <w:numPr>
              <w:numId w:val="12"/>
            </w:numPr>
            <w:tabs>
              <w:tab w:val="num" w:pos="720"/>
            </w:tabs>
            <w:ind w:left="720" w:hanging="360"/>
          </w:pPr>
        </w:pPrChange>
      </w:pPr>
      <w:del w:id="1256" w:author="Délcio Raúl" w:date="2026-05-19T00:58:00Z" w16du:dateUtc="2026-05-18T23:58:00Z">
        <w:r w:rsidRPr="009D03DE" w:rsidDel="00F20FFA">
          <w:rPr>
            <w:rFonts w:eastAsia="Times New Roman"/>
            <w:b/>
            <w:bCs/>
            <w:color w:val="000000"/>
            <w:lang w:eastAsia="pt-PT"/>
          </w:rPr>
          <w:delText>MySQL Workbench</w:delText>
        </w:r>
        <w:r w:rsidRPr="009D03DE" w:rsidDel="00F20FFA">
          <w:rPr>
            <w:rFonts w:eastAsia="Times New Roman"/>
            <w:bCs/>
            <w:color w:val="000000"/>
            <w:lang w:eastAsia="pt-PT"/>
          </w:rPr>
          <w:delText> para modelagem e administração do banco de dados.</w:delText>
        </w:r>
      </w:del>
    </w:p>
    <w:p w14:paraId="0CBE45B8" w14:textId="49C25F44" w:rsidR="009D03DE" w:rsidRPr="009D03DE" w:rsidDel="00F20FFA" w:rsidRDefault="009D03DE">
      <w:pPr>
        <w:pStyle w:val="Ttulo3"/>
        <w:spacing w:line="360" w:lineRule="auto"/>
        <w:rPr>
          <w:del w:id="1257" w:author="Délcio Raúl" w:date="2026-05-19T00:58:00Z" w16du:dateUtc="2026-05-18T23:58:00Z"/>
        </w:rPr>
        <w:pPrChange w:id="1258" w:author="Délcio Raúl" w:date="2026-05-19T00:32:00Z" w16du:dateUtc="2026-05-18T23:32:00Z">
          <w:pPr>
            <w:pStyle w:val="Ttulo3"/>
          </w:pPr>
        </w:pPrChange>
      </w:pPr>
      <w:del w:id="1259" w:author="Délcio Raúl" w:date="2026-05-19T00:58:00Z" w16du:dateUtc="2026-05-18T23:58:00Z">
        <w:r w:rsidRPr="009D03DE" w:rsidDel="00F20FFA">
          <w:delText>2.9 Considerações Finais sobre a Metodologia</w:delText>
        </w:r>
      </w:del>
    </w:p>
    <w:p w14:paraId="7A85536C" w14:textId="28D2DE23" w:rsidR="009D03DE" w:rsidRPr="009D03DE" w:rsidDel="00F20FFA" w:rsidRDefault="009D03DE">
      <w:pPr>
        <w:spacing w:line="360" w:lineRule="auto"/>
        <w:ind w:firstLine="0"/>
        <w:rPr>
          <w:del w:id="1260" w:author="Délcio Raúl" w:date="2026-05-19T00:58:00Z" w16du:dateUtc="2026-05-18T23:58:00Z"/>
          <w:rFonts w:eastAsia="Times New Roman"/>
          <w:bCs/>
          <w:color w:val="000000"/>
          <w:lang w:eastAsia="pt-PT"/>
        </w:rPr>
        <w:pPrChange w:id="1261" w:author="Délcio Raúl" w:date="2026-05-19T00:32:00Z" w16du:dateUtc="2026-05-18T23:32:00Z">
          <w:pPr>
            <w:ind w:firstLine="0"/>
          </w:pPr>
        </w:pPrChange>
      </w:pPr>
      <w:del w:id="1262" w:author="Délcio Raúl" w:date="2026-05-19T00:58:00Z" w16du:dateUtc="2026-05-18T23:58:00Z">
        <w:r w:rsidRPr="009D03DE" w:rsidDel="00F20FFA">
          <w:rPr>
            <w:rFonts w:eastAsia="Times New Roman"/>
            <w:bCs/>
            <w:color w:val="000000"/>
            <w:lang w:eastAsia="pt-PT"/>
          </w:rPr>
          <w:delText>A metodologia adotada garantiu uma abordagem técnica e arquitetural robusta, alinhada às necessidades específicas da ENDE. A diferenciação clara entre os fluxos de clientes pré e pós-pago, a escolha de uma stack tecnológica moderna e a implementação de rigorosos mecanismos de segurança promoveram uma plataforma eficiente, confiável e escalável.</w:delText>
        </w:r>
      </w:del>
    </w:p>
    <w:p w14:paraId="67DE3D2F" w14:textId="12462A05" w:rsidR="00897459" w:rsidDel="00F20FFA" w:rsidRDefault="009D03DE">
      <w:pPr>
        <w:spacing w:line="360" w:lineRule="auto"/>
        <w:ind w:firstLine="0"/>
        <w:rPr>
          <w:del w:id="1263" w:author="Délcio Raúl" w:date="2026-05-19T00:58:00Z" w16du:dateUtc="2026-05-18T23:58:00Z"/>
          <w:rFonts w:eastAsia="Times New Roman"/>
          <w:bCs/>
          <w:color w:val="000000"/>
          <w:lang w:eastAsia="pt-PT"/>
        </w:rPr>
        <w:pPrChange w:id="1264" w:author="Délcio Raúl" w:date="2026-05-19T00:32:00Z" w16du:dateUtc="2026-05-18T23:32:00Z">
          <w:pPr>
            <w:ind w:firstLine="0"/>
          </w:pPr>
        </w:pPrChange>
      </w:pPr>
      <w:del w:id="1265" w:author="Délcio Raúl" w:date="2026-05-19T00:58:00Z" w16du:dateUtc="2026-05-18T23:58:00Z">
        <w:r w:rsidRPr="009D03DE" w:rsidDel="00F20FFA">
          <w:rPr>
            <w:rFonts w:eastAsia="Times New Roman"/>
            <w:bCs/>
            <w:color w:val="000000"/>
            <w:lang w:eastAsia="pt-PT"/>
          </w:rPr>
          <w:delText xml:space="preserve">Esta abordagem possibilitou o desenvolvimento de uma solução integrada, capaz de otimizar os processos internos da ENDE, melhorar a experiência do cliente e garantir a integridade financeira das transações, atendendo aos requisitos técnicos e regulatórios do setor elétrico em </w:delText>
        </w:r>
        <w:r w:rsidDel="00F20FFA">
          <w:rPr>
            <w:rFonts w:eastAsia="Times New Roman"/>
            <w:bCs/>
            <w:color w:val="000000"/>
            <w:lang w:eastAsia="pt-PT"/>
          </w:rPr>
          <w:delText>Angola</w:delText>
        </w:r>
        <w:r w:rsidRPr="009D03DE" w:rsidDel="00F20FFA">
          <w:rPr>
            <w:rFonts w:eastAsia="Times New Roman"/>
            <w:bCs/>
            <w:color w:val="000000"/>
            <w:lang w:eastAsia="pt-PT"/>
          </w:rPr>
          <w:delText>.</w:delText>
        </w:r>
      </w:del>
    </w:p>
    <w:p w14:paraId="53DE2417" w14:textId="77777777" w:rsidR="00897459" w:rsidRDefault="00897459">
      <w:pPr>
        <w:spacing w:line="360" w:lineRule="auto"/>
        <w:pPrChange w:id="1266" w:author="Délcio Raúl" w:date="2026-05-19T00:32:00Z" w16du:dateUtc="2026-05-18T23:32:00Z">
          <w:pPr/>
        </w:pPrChange>
      </w:pPr>
    </w:p>
    <w:p w14:paraId="0C1B7567" w14:textId="77777777" w:rsidR="00897459" w:rsidRDefault="00897459">
      <w:pPr>
        <w:spacing w:line="360" w:lineRule="auto"/>
        <w:pPrChange w:id="1267" w:author="Délcio Raúl" w:date="2026-05-19T00:32:00Z" w16du:dateUtc="2026-05-18T23:32:00Z">
          <w:pPr/>
        </w:pPrChange>
      </w:pPr>
    </w:p>
    <w:p w14:paraId="1473AB3D" w14:textId="77777777" w:rsidR="00897459" w:rsidRDefault="00897459">
      <w:pPr>
        <w:spacing w:line="360" w:lineRule="auto"/>
        <w:pPrChange w:id="1268" w:author="Délcio Raúl" w:date="2026-05-19T00:32:00Z" w16du:dateUtc="2026-05-18T23:32:00Z">
          <w:pPr/>
        </w:pPrChange>
      </w:pPr>
    </w:p>
    <w:p w14:paraId="347D0D31" w14:textId="77777777" w:rsidR="00897459" w:rsidRDefault="00897459">
      <w:pPr>
        <w:spacing w:line="360" w:lineRule="auto"/>
        <w:pPrChange w:id="1269" w:author="Délcio Raúl" w:date="2026-05-19T00:32:00Z" w16du:dateUtc="2026-05-18T23:32:00Z">
          <w:pPr/>
        </w:pPrChange>
      </w:pPr>
    </w:p>
    <w:p w14:paraId="3C6FD5F6" w14:textId="77777777" w:rsidR="00897459" w:rsidRDefault="00897459">
      <w:pPr>
        <w:spacing w:line="360" w:lineRule="auto"/>
        <w:pPrChange w:id="1270" w:author="Délcio Raúl" w:date="2026-05-19T00:32:00Z" w16du:dateUtc="2026-05-18T23:32:00Z">
          <w:pPr/>
        </w:pPrChange>
      </w:pPr>
    </w:p>
    <w:p w14:paraId="29700AF2" w14:textId="77777777" w:rsidR="00897459" w:rsidRDefault="00897459">
      <w:pPr>
        <w:spacing w:line="360" w:lineRule="auto"/>
        <w:pPrChange w:id="1271" w:author="Délcio Raúl" w:date="2026-05-19T00:32:00Z" w16du:dateUtc="2026-05-18T23:32:00Z">
          <w:pPr/>
        </w:pPrChange>
      </w:pPr>
    </w:p>
    <w:p w14:paraId="4A60B1D1" w14:textId="77777777" w:rsidR="00897459" w:rsidRDefault="00897459">
      <w:pPr>
        <w:spacing w:line="360" w:lineRule="auto"/>
        <w:pPrChange w:id="1272" w:author="Délcio Raúl" w:date="2026-05-19T00:32:00Z" w16du:dateUtc="2026-05-18T23:32:00Z">
          <w:pPr/>
        </w:pPrChange>
      </w:pPr>
    </w:p>
    <w:p w14:paraId="7A9278D6" w14:textId="77777777" w:rsidR="00897459" w:rsidRDefault="00897459">
      <w:pPr>
        <w:spacing w:line="360" w:lineRule="auto"/>
        <w:pPrChange w:id="1273" w:author="Délcio Raúl" w:date="2026-05-19T00:32:00Z" w16du:dateUtc="2026-05-18T23:32:00Z">
          <w:pPr/>
        </w:pPrChange>
      </w:pPr>
    </w:p>
    <w:p w14:paraId="6032A8BE" w14:textId="77777777" w:rsidR="00897459" w:rsidRDefault="00897459">
      <w:pPr>
        <w:spacing w:line="360" w:lineRule="auto"/>
        <w:pPrChange w:id="1274" w:author="Délcio Raúl" w:date="2026-05-19T00:32:00Z" w16du:dateUtc="2026-05-18T23:32:00Z">
          <w:pPr/>
        </w:pPrChange>
      </w:pPr>
    </w:p>
    <w:p w14:paraId="12807CBC" w14:textId="77777777" w:rsidR="00897459" w:rsidRDefault="00897459">
      <w:pPr>
        <w:spacing w:line="360" w:lineRule="auto"/>
        <w:pPrChange w:id="1275" w:author="Délcio Raúl" w:date="2026-05-19T00:32:00Z" w16du:dateUtc="2026-05-18T23:32:00Z">
          <w:pPr/>
        </w:pPrChange>
      </w:pPr>
    </w:p>
    <w:p w14:paraId="663DE780" w14:textId="77777777" w:rsidR="00897459" w:rsidRDefault="00897459">
      <w:pPr>
        <w:spacing w:line="360" w:lineRule="auto"/>
        <w:pPrChange w:id="1276" w:author="Délcio Raúl" w:date="2026-05-19T00:32:00Z" w16du:dateUtc="2026-05-18T23:32:00Z">
          <w:pPr/>
        </w:pPrChange>
      </w:pPr>
    </w:p>
    <w:p w14:paraId="6FE703F8" w14:textId="77777777" w:rsidR="00897459" w:rsidRDefault="00897459">
      <w:pPr>
        <w:spacing w:line="360" w:lineRule="auto"/>
        <w:pPrChange w:id="1277" w:author="Délcio Raúl" w:date="2026-05-19T00:32:00Z" w16du:dateUtc="2026-05-18T23:32:00Z">
          <w:pPr/>
        </w:pPrChange>
      </w:pPr>
    </w:p>
    <w:p w14:paraId="0C904592" w14:textId="77777777" w:rsidR="00897459" w:rsidRDefault="00897459">
      <w:pPr>
        <w:pStyle w:val="Ttulo1"/>
        <w:spacing w:line="360" w:lineRule="auto"/>
        <w:jc w:val="center"/>
        <w:pPrChange w:id="1278" w:author="Délcio Raúl" w:date="2026-05-19T00:32:00Z" w16du:dateUtc="2026-05-18T23:32:00Z">
          <w:pPr>
            <w:pStyle w:val="Ttulo1"/>
            <w:jc w:val="center"/>
          </w:pPr>
        </w:pPrChange>
      </w:pPr>
      <w:bookmarkStart w:id="1279" w:name="_Toc230073923"/>
      <w:bookmarkStart w:id="1280" w:name="_Toc230102894"/>
      <w:r w:rsidRPr="00897459">
        <w:t>Capítulo III - Implementação Prática</w:t>
      </w:r>
      <w:bookmarkEnd w:id="1279"/>
      <w:bookmarkEnd w:id="1280"/>
    </w:p>
    <w:p w14:paraId="15C9AAEA" w14:textId="77777777" w:rsidR="00E8699D" w:rsidRDefault="00897459">
      <w:pPr>
        <w:spacing w:line="360" w:lineRule="auto"/>
        <w:rPr>
          <w:rFonts w:eastAsia="Times New Roman"/>
          <w:bCs/>
          <w:color w:val="000000"/>
          <w:lang w:eastAsia="pt-PT"/>
        </w:rPr>
        <w:pPrChange w:id="1281" w:author="Délcio Raúl" w:date="2026-05-19T00:32:00Z" w16du:dateUtc="2026-05-18T23:32:00Z">
          <w:pPr/>
        </w:pPrChange>
      </w:pPr>
      <w:r>
        <w:rPr>
          <w:rFonts w:eastAsia="Times New Roman"/>
          <w:bCs/>
          <w:color w:val="000000"/>
          <w:lang w:eastAsia="pt-PT"/>
        </w:rPr>
        <w:br w:type="page"/>
      </w:r>
    </w:p>
    <w:p w14:paraId="30D43C9C" w14:textId="77777777" w:rsidR="00355FDC" w:rsidRDefault="00355FDC">
      <w:pPr>
        <w:pStyle w:val="Ttulo2"/>
        <w:rPr>
          <w:ins w:id="1282" w:author="Délcio Raúl" w:date="2026-05-19T01:23:00Z" w16du:dateUtc="2026-05-19T00:23:00Z"/>
        </w:rPr>
        <w:pPrChange w:id="1283" w:author="Délcio Raúl" w:date="2026-05-19T01:24:00Z" w16du:dateUtc="2026-05-19T00:24:00Z">
          <w:pPr>
            <w:spacing w:line="360" w:lineRule="auto"/>
          </w:pPr>
        </w:pPrChange>
      </w:pPr>
      <w:bookmarkStart w:id="1284" w:name="_Toc230102895"/>
      <w:ins w:id="1285" w:author="Délcio Raúl" w:date="2026-05-19T01:23:00Z" w16du:dateUtc="2026-05-19T00:23:00Z">
        <w:r>
          <w:lastRenderedPageBreak/>
          <w:t>3.1 Levantamento de Requisitos</w:t>
        </w:r>
        <w:bookmarkEnd w:id="1284"/>
      </w:ins>
    </w:p>
    <w:p w14:paraId="5925F3ED" w14:textId="77777777" w:rsidR="00355FDC" w:rsidRDefault="00355FDC" w:rsidP="00355FDC">
      <w:pPr>
        <w:spacing w:line="360" w:lineRule="auto"/>
      </w:pPr>
      <w:ins w:id="1286" w:author="Délcio Raúl" w:date="2026-05-19T01:23:00Z" w16du:dateUtc="2026-05-19T00:23:00Z">
        <w:r>
          <w:t>O levantamento de requisitos constitui uma etapa fundamental no desenvolvimento da plataforma web proposta, pois define as funcionalidades e as condições técnicas necessárias para responder aos problemas identificados na gestão de atendimento e pagamentos da ENDE. Esta fase concentrou-se na captura clara das necessidades dos clientes pré-pagos e pós-pagos, alinhando-as aos processos internos da empresa e ao escopo académico do projeto. Os requisitos foram organizados em funcionais, não funcionais e tecnológicos, garantindo que a solução fosse coerente, segura e viável para validação em ambiente de teste.</w:t>
        </w:r>
      </w:ins>
    </w:p>
    <w:p w14:paraId="37E847CB" w14:textId="3D24075C" w:rsidR="00A579B1" w:rsidRDefault="00A579B1" w:rsidP="00A579B1">
      <w:pPr>
        <w:pStyle w:val="Ttulo3"/>
        <w:rPr>
          <w:ins w:id="1287" w:author="Délcio Raúl" w:date="2026-05-19T01:23:00Z" w16du:dateUtc="2026-05-19T00:23:00Z"/>
        </w:rPr>
      </w:pPr>
      <w:bookmarkStart w:id="1288" w:name="_Toc230102896"/>
      <w:r w:rsidRPr="00A579B1">
        <w:t>3.1.1 Requisitos Funcionais</w:t>
      </w:r>
      <w:bookmarkEnd w:id="1288"/>
    </w:p>
    <w:tbl>
      <w:tblPr>
        <w:tblStyle w:val="TabeladeGrelha4-Destaque3"/>
        <w:tblW w:w="0" w:type="auto"/>
        <w:tblLook w:val="04A0" w:firstRow="1" w:lastRow="0" w:firstColumn="1" w:lastColumn="0" w:noHBand="0" w:noVBand="1"/>
      </w:tblPr>
      <w:tblGrid>
        <w:gridCol w:w="776"/>
        <w:gridCol w:w="2760"/>
        <w:gridCol w:w="5525"/>
      </w:tblGrid>
      <w:tr w:rsidR="00A579B1" w:rsidRPr="00A579B1" w14:paraId="6F70EBF3" w14:textId="77777777" w:rsidTr="00A57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2F2A08" w14:textId="26E61367" w:rsidR="00A579B1" w:rsidRPr="00A579B1" w:rsidRDefault="00A579B1" w:rsidP="00A579B1">
            <w:pPr>
              <w:ind w:firstLine="0"/>
              <w:jc w:val="center"/>
              <w:rPr>
                <w:rFonts w:eastAsia="Times New Roman"/>
                <w:lang w:val="pt-AO" w:eastAsia="pt-AO"/>
              </w:rPr>
            </w:pPr>
          </w:p>
        </w:tc>
        <w:tc>
          <w:tcPr>
            <w:tcW w:w="0" w:type="auto"/>
            <w:hideMark/>
          </w:tcPr>
          <w:p w14:paraId="2E6C5843" w14:textId="77777777" w:rsidR="00A579B1" w:rsidRPr="00A579B1" w:rsidRDefault="00A579B1" w:rsidP="00A579B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lang w:val="pt-AO" w:eastAsia="pt-AO"/>
              </w:rPr>
            </w:pPr>
            <w:r w:rsidRPr="00A579B1">
              <w:rPr>
                <w:rFonts w:eastAsia="Times New Roman"/>
                <w:lang w:val="pt-AO" w:eastAsia="pt-AO"/>
              </w:rPr>
              <w:t>Requisito Funcional</w:t>
            </w:r>
          </w:p>
        </w:tc>
        <w:tc>
          <w:tcPr>
            <w:tcW w:w="0" w:type="auto"/>
            <w:hideMark/>
          </w:tcPr>
          <w:p w14:paraId="0D82D6A3" w14:textId="77777777" w:rsidR="00A579B1" w:rsidRPr="00A579B1" w:rsidRDefault="00A579B1" w:rsidP="00A579B1">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lang w:val="pt-AO" w:eastAsia="pt-AO"/>
              </w:rPr>
            </w:pPr>
            <w:r w:rsidRPr="00A579B1">
              <w:rPr>
                <w:rFonts w:eastAsia="Times New Roman"/>
                <w:lang w:val="pt-AO" w:eastAsia="pt-AO"/>
              </w:rPr>
              <w:t>Descrição Resumida</w:t>
            </w:r>
          </w:p>
        </w:tc>
      </w:tr>
      <w:tr w:rsidR="00A579B1" w:rsidRPr="00A579B1" w14:paraId="4F2EA667" w14:textId="77777777" w:rsidTr="00A5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8C715" w14:textId="77777777" w:rsidR="00A579B1" w:rsidRPr="00A579B1" w:rsidRDefault="00A579B1" w:rsidP="00A579B1">
            <w:pPr>
              <w:ind w:firstLine="0"/>
              <w:jc w:val="left"/>
              <w:rPr>
                <w:rFonts w:eastAsia="Times New Roman"/>
                <w:lang w:val="pt-AO" w:eastAsia="pt-AO"/>
              </w:rPr>
            </w:pPr>
            <w:r w:rsidRPr="00A579B1">
              <w:rPr>
                <w:rFonts w:eastAsia="Times New Roman"/>
                <w:lang w:val="pt-AO" w:eastAsia="pt-AO"/>
              </w:rPr>
              <w:t>RF01</w:t>
            </w:r>
          </w:p>
        </w:tc>
        <w:tc>
          <w:tcPr>
            <w:tcW w:w="0" w:type="auto"/>
            <w:hideMark/>
          </w:tcPr>
          <w:p w14:paraId="039A4993" w14:textId="77777777" w:rsidR="00A579B1" w:rsidRPr="00A579B1" w:rsidRDefault="00A579B1" w:rsidP="00A579B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A579B1">
              <w:rPr>
                <w:rFonts w:eastAsia="Times New Roman"/>
                <w:lang w:val="pt-AO" w:eastAsia="pt-AO"/>
              </w:rPr>
              <w:t>Consulta de Saldo</w:t>
            </w:r>
          </w:p>
        </w:tc>
        <w:tc>
          <w:tcPr>
            <w:tcW w:w="0" w:type="auto"/>
            <w:hideMark/>
          </w:tcPr>
          <w:p w14:paraId="510530D1" w14:textId="77777777" w:rsidR="00A579B1" w:rsidRPr="00A579B1" w:rsidRDefault="00A579B1" w:rsidP="00A579B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A579B1">
              <w:rPr>
                <w:rFonts w:eastAsia="Times New Roman"/>
                <w:lang w:val="pt-AO" w:eastAsia="pt-AO"/>
              </w:rPr>
              <w:t>Permitir ao cliente pré-pago visualizar o saldo disponível e o histórico de consumo.</w:t>
            </w:r>
          </w:p>
        </w:tc>
      </w:tr>
      <w:tr w:rsidR="00A579B1" w:rsidRPr="00A579B1" w14:paraId="6DC4CC1C" w14:textId="77777777" w:rsidTr="00A579B1">
        <w:tc>
          <w:tcPr>
            <w:cnfStyle w:val="001000000000" w:firstRow="0" w:lastRow="0" w:firstColumn="1" w:lastColumn="0" w:oddVBand="0" w:evenVBand="0" w:oddHBand="0" w:evenHBand="0" w:firstRowFirstColumn="0" w:firstRowLastColumn="0" w:lastRowFirstColumn="0" w:lastRowLastColumn="0"/>
            <w:tcW w:w="0" w:type="auto"/>
            <w:hideMark/>
          </w:tcPr>
          <w:p w14:paraId="4BB2AD83" w14:textId="77777777" w:rsidR="00A579B1" w:rsidRPr="00A579B1" w:rsidRDefault="00A579B1" w:rsidP="00A579B1">
            <w:pPr>
              <w:ind w:firstLine="0"/>
              <w:jc w:val="left"/>
              <w:rPr>
                <w:rFonts w:eastAsia="Times New Roman"/>
                <w:lang w:val="pt-AO" w:eastAsia="pt-AO"/>
              </w:rPr>
            </w:pPr>
            <w:r w:rsidRPr="00A579B1">
              <w:rPr>
                <w:rFonts w:eastAsia="Times New Roman"/>
                <w:lang w:val="pt-AO" w:eastAsia="pt-AO"/>
              </w:rPr>
              <w:t>RF02</w:t>
            </w:r>
          </w:p>
        </w:tc>
        <w:tc>
          <w:tcPr>
            <w:tcW w:w="0" w:type="auto"/>
            <w:hideMark/>
          </w:tcPr>
          <w:p w14:paraId="20B74A3E" w14:textId="77777777" w:rsidR="00A579B1" w:rsidRPr="00A579B1" w:rsidRDefault="00A579B1" w:rsidP="00A579B1">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A579B1">
              <w:rPr>
                <w:rFonts w:eastAsia="Times New Roman"/>
                <w:lang w:val="pt-AO" w:eastAsia="pt-AO"/>
              </w:rPr>
              <w:t>Solicitação de Recarga</w:t>
            </w:r>
          </w:p>
        </w:tc>
        <w:tc>
          <w:tcPr>
            <w:tcW w:w="0" w:type="auto"/>
            <w:hideMark/>
          </w:tcPr>
          <w:p w14:paraId="32A7E339" w14:textId="77777777" w:rsidR="00A579B1" w:rsidRPr="00A579B1" w:rsidRDefault="00A579B1" w:rsidP="00A579B1">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A579B1">
              <w:rPr>
                <w:rFonts w:eastAsia="Times New Roman"/>
                <w:lang w:val="pt-AO" w:eastAsia="pt-AO"/>
              </w:rPr>
              <w:t>Permitir ao utilizador solicitar recargas e confirmar o valor pretendido.</w:t>
            </w:r>
          </w:p>
        </w:tc>
      </w:tr>
      <w:tr w:rsidR="00A579B1" w:rsidRPr="00A579B1" w14:paraId="747391FB" w14:textId="77777777" w:rsidTr="00A5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7362C" w14:textId="77777777" w:rsidR="00A579B1" w:rsidRPr="00A579B1" w:rsidRDefault="00A579B1" w:rsidP="00A579B1">
            <w:pPr>
              <w:ind w:firstLine="0"/>
              <w:jc w:val="left"/>
              <w:rPr>
                <w:rFonts w:eastAsia="Times New Roman"/>
                <w:lang w:val="pt-AO" w:eastAsia="pt-AO"/>
              </w:rPr>
            </w:pPr>
            <w:r w:rsidRPr="00A579B1">
              <w:rPr>
                <w:rFonts w:eastAsia="Times New Roman"/>
                <w:lang w:val="pt-AO" w:eastAsia="pt-AO"/>
              </w:rPr>
              <w:t>RF03</w:t>
            </w:r>
          </w:p>
        </w:tc>
        <w:tc>
          <w:tcPr>
            <w:tcW w:w="0" w:type="auto"/>
            <w:hideMark/>
          </w:tcPr>
          <w:p w14:paraId="28461452" w14:textId="77777777" w:rsidR="00A579B1" w:rsidRPr="00A579B1" w:rsidRDefault="00A579B1" w:rsidP="00A579B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A579B1">
              <w:rPr>
                <w:rFonts w:eastAsia="Times New Roman"/>
                <w:lang w:val="pt-AO" w:eastAsia="pt-AO"/>
              </w:rPr>
              <w:t>Atualização de Saldo</w:t>
            </w:r>
          </w:p>
        </w:tc>
        <w:tc>
          <w:tcPr>
            <w:tcW w:w="0" w:type="auto"/>
            <w:hideMark/>
          </w:tcPr>
          <w:p w14:paraId="23865B91" w14:textId="77777777" w:rsidR="00A579B1" w:rsidRPr="00A579B1" w:rsidRDefault="00A579B1" w:rsidP="00A579B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A579B1">
              <w:rPr>
                <w:rFonts w:eastAsia="Times New Roman"/>
                <w:lang w:val="pt-AO" w:eastAsia="pt-AO"/>
              </w:rPr>
              <w:t>Atualizar automaticamente o saldo após confirmação interna da recarga.</w:t>
            </w:r>
          </w:p>
        </w:tc>
      </w:tr>
      <w:tr w:rsidR="00A579B1" w:rsidRPr="00A579B1" w14:paraId="3D020D45" w14:textId="77777777" w:rsidTr="00A579B1">
        <w:tc>
          <w:tcPr>
            <w:cnfStyle w:val="001000000000" w:firstRow="0" w:lastRow="0" w:firstColumn="1" w:lastColumn="0" w:oddVBand="0" w:evenVBand="0" w:oddHBand="0" w:evenHBand="0" w:firstRowFirstColumn="0" w:firstRowLastColumn="0" w:lastRowFirstColumn="0" w:lastRowLastColumn="0"/>
            <w:tcW w:w="0" w:type="auto"/>
            <w:hideMark/>
          </w:tcPr>
          <w:p w14:paraId="10B42EE4" w14:textId="77777777" w:rsidR="00A579B1" w:rsidRPr="00A579B1" w:rsidRDefault="00A579B1" w:rsidP="00A579B1">
            <w:pPr>
              <w:ind w:firstLine="0"/>
              <w:jc w:val="left"/>
              <w:rPr>
                <w:rFonts w:eastAsia="Times New Roman"/>
                <w:lang w:val="pt-AO" w:eastAsia="pt-AO"/>
              </w:rPr>
            </w:pPr>
            <w:r w:rsidRPr="00A579B1">
              <w:rPr>
                <w:rFonts w:eastAsia="Times New Roman"/>
                <w:lang w:val="pt-AO" w:eastAsia="pt-AO"/>
              </w:rPr>
              <w:t>RF04</w:t>
            </w:r>
          </w:p>
        </w:tc>
        <w:tc>
          <w:tcPr>
            <w:tcW w:w="0" w:type="auto"/>
            <w:hideMark/>
          </w:tcPr>
          <w:p w14:paraId="6B779919" w14:textId="77777777" w:rsidR="00A579B1" w:rsidRPr="00A579B1" w:rsidRDefault="00A579B1" w:rsidP="00A579B1">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A579B1">
              <w:rPr>
                <w:rFonts w:eastAsia="Times New Roman"/>
                <w:lang w:val="pt-AO" w:eastAsia="pt-AO"/>
              </w:rPr>
              <w:t>Histórico de Transações</w:t>
            </w:r>
          </w:p>
        </w:tc>
        <w:tc>
          <w:tcPr>
            <w:tcW w:w="0" w:type="auto"/>
            <w:hideMark/>
          </w:tcPr>
          <w:p w14:paraId="66393DBB" w14:textId="77777777" w:rsidR="00A579B1" w:rsidRPr="00A579B1" w:rsidRDefault="00A579B1" w:rsidP="00A579B1">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A579B1">
              <w:rPr>
                <w:rFonts w:eastAsia="Times New Roman"/>
                <w:lang w:val="pt-AO" w:eastAsia="pt-AO"/>
              </w:rPr>
              <w:t>Armazenar e apresentar todas as movimentações e comprovativos digitais.</w:t>
            </w:r>
          </w:p>
        </w:tc>
      </w:tr>
      <w:tr w:rsidR="00A579B1" w:rsidRPr="00A579B1" w14:paraId="59F79C7C" w14:textId="77777777" w:rsidTr="00A5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3DDD8" w14:textId="77777777" w:rsidR="00A579B1" w:rsidRPr="00A579B1" w:rsidRDefault="00A579B1" w:rsidP="00A579B1">
            <w:pPr>
              <w:ind w:firstLine="0"/>
              <w:jc w:val="left"/>
              <w:rPr>
                <w:rFonts w:eastAsia="Times New Roman"/>
                <w:lang w:val="pt-AO" w:eastAsia="pt-AO"/>
              </w:rPr>
            </w:pPr>
            <w:r w:rsidRPr="00A579B1">
              <w:rPr>
                <w:rFonts w:eastAsia="Times New Roman"/>
                <w:lang w:val="pt-AO" w:eastAsia="pt-AO"/>
              </w:rPr>
              <w:t>RF05</w:t>
            </w:r>
          </w:p>
        </w:tc>
        <w:tc>
          <w:tcPr>
            <w:tcW w:w="0" w:type="auto"/>
            <w:hideMark/>
          </w:tcPr>
          <w:p w14:paraId="7F226FC5" w14:textId="77777777" w:rsidR="00A579B1" w:rsidRPr="00A579B1" w:rsidRDefault="00A579B1" w:rsidP="00A579B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A579B1">
              <w:rPr>
                <w:rFonts w:eastAsia="Times New Roman"/>
                <w:lang w:val="pt-AO" w:eastAsia="pt-AO"/>
              </w:rPr>
              <w:t>Consulta de Faturas</w:t>
            </w:r>
          </w:p>
        </w:tc>
        <w:tc>
          <w:tcPr>
            <w:tcW w:w="0" w:type="auto"/>
            <w:hideMark/>
          </w:tcPr>
          <w:p w14:paraId="6726E3A2" w14:textId="77777777" w:rsidR="00A579B1" w:rsidRPr="00A579B1" w:rsidRDefault="00A579B1" w:rsidP="00A579B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A579B1">
              <w:rPr>
                <w:rFonts w:eastAsia="Times New Roman"/>
                <w:lang w:val="pt-AO" w:eastAsia="pt-AO"/>
              </w:rPr>
              <w:t>Permitir ao cliente pós-pago visualizar faturas emitidas e respetivos detalhes.</w:t>
            </w:r>
          </w:p>
        </w:tc>
      </w:tr>
      <w:tr w:rsidR="00A579B1" w:rsidRPr="00A579B1" w14:paraId="405534D1" w14:textId="77777777" w:rsidTr="00A579B1">
        <w:tc>
          <w:tcPr>
            <w:cnfStyle w:val="001000000000" w:firstRow="0" w:lastRow="0" w:firstColumn="1" w:lastColumn="0" w:oddVBand="0" w:evenVBand="0" w:oddHBand="0" w:evenHBand="0" w:firstRowFirstColumn="0" w:firstRowLastColumn="0" w:lastRowFirstColumn="0" w:lastRowLastColumn="0"/>
            <w:tcW w:w="0" w:type="auto"/>
            <w:hideMark/>
          </w:tcPr>
          <w:p w14:paraId="0B3B2AB3" w14:textId="77777777" w:rsidR="00A579B1" w:rsidRPr="00A579B1" w:rsidRDefault="00A579B1" w:rsidP="00A579B1">
            <w:pPr>
              <w:ind w:firstLine="0"/>
              <w:jc w:val="left"/>
              <w:rPr>
                <w:rFonts w:eastAsia="Times New Roman"/>
                <w:lang w:val="pt-AO" w:eastAsia="pt-AO"/>
              </w:rPr>
            </w:pPr>
            <w:r w:rsidRPr="00A579B1">
              <w:rPr>
                <w:rFonts w:eastAsia="Times New Roman"/>
                <w:lang w:val="pt-AO" w:eastAsia="pt-AO"/>
              </w:rPr>
              <w:t>RF06</w:t>
            </w:r>
          </w:p>
        </w:tc>
        <w:tc>
          <w:tcPr>
            <w:tcW w:w="0" w:type="auto"/>
            <w:hideMark/>
          </w:tcPr>
          <w:p w14:paraId="77E1CCD9" w14:textId="77777777" w:rsidR="00A579B1" w:rsidRPr="00A579B1" w:rsidRDefault="00A579B1" w:rsidP="00A579B1">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A579B1">
              <w:rPr>
                <w:rFonts w:eastAsia="Times New Roman"/>
                <w:lang w:val="pt-AO" w:eastAsia="pt-AO"/>
              </w:rPr>
              <w:t>Registo de Pagamentos</w:t>
            </w:r>
          </w:p>
        </w:tc>
        <w:tc>
          <w:tcPr>
            <w:tcW w:w="0" w:type="auto"/>
            <w:hideMark/>
          </w:tcPr>
          <w:p w14:paraId="2C7C8709" w14:textId="77777777" w:rsidR="00A579B1" w:rsidRPr="00A579B1" w:rsidRDefault="00A579B1" w:rsidP="00A579B1">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A579B1">
              <w:rPr>
                <w:rFonts w:eastAsia="Times New Roman"/>
                <w:lang w:val="pt-AO" w:eastAsia="pt-AO"/>
              </w:rPr>
              <w:t>Registar pagamentos efetuados e atualizar o estado das faturas.</w:t>
            </w:r>
          </w:p>
        </w:tc>
      </w:tr>
      <w:tr w:rsidR="00A579B1" w:rsidRPr="00A579B1" w14:paraId="2D80F5CE" w14:textId="77777777" w:rsidTr="00A5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D819E2" w14:textId="77777777" w:rsidR="00A579B1" w:rsidRPr="00A579B1" w:rsidRDefault="00A579B1" w:rsidP="00A579B1">
            <w:pPr>
              <w:ind w:firstLine="0"/>
              <w:jc w:val="left"/>
              <w:rPr>
                <w:rFonts w:eastAsia="Times New Roman"/>
                <w:lang w:val="pt-AO" w:eastAsia="pt-AO"/>
              </w:rPr>
            </w:pPr>
            <w:r w:rsidRPr="00A579B1">
              <w:rPr>
                <w:rFonts w:eastAsia="Times New Roman"/>
                <w:lang w:val="pt-AO" w:eastAsia="pt-AO"/>
              </w:rPr>
              <w:t>RF07</w:t>
            </w:r>
          </w:p>
        </w:tc>
        <w:tc>
          <w:tcPr>
            <w:tcW w:w="0" w:type="auto"/>
            <w:hideMark/>
          </w:tcPr>
          <w:p w14:paraId="4065B26B" w14:textId="77777777" w:rsidR="00A579B1" w:rsidRPr="00A579B1" w:rsidRDefault="00A579B1" w:rsidP="00A579B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A579B1">
              <w:rPr>
                <w:rFonts w:eastAsia="Times New Roman"/>
                <w:lang w:val="pt-AO" w:eastAsia="pt-AO"/>
              </w:rPr>
              <w:t>Histórico de Consumo Pós-pago</w:t>
            </w:r>
          </w:p>
        </w:tc>
        <w:tc>
          <w:tcPr>
            <w:tcW w:w="0" w:type="auto"/>
            <w:hideMark/>
          </w:tcPr>
          <w:p w14:paraId="187A7902" w14:textId="77777777" w:rsidR="00A579B1" w:rsidRPr="00A579B1" w:rsidRDefault="00A579B1" w:rsidP="00A579B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A579B1">
              <w:rPr>
                <w:rFonts w:eastAsia="Times New Roman"/>
                <w:lang w:val="pt-AO" w:eastAsia="pt-AO"/>
              </w:rPr>
              <w:t>Exibir o histórico cronológico de leituras e consumos mensais.</w:t>
            </w:r>
          </w:p>
        </w:tc>
      </w:tr>
      <w:tr w:rsidR="00A579B1" w:rsidRPr="00A579B1" w14:paraId="7ECB2519" w14:textId="77777777" w:rsidTr="00A579B1">
        <w:tc>
          <w:tcPr>
            <w:cnfStyle w:val="001000000000" w:firstRow="0" w:lastRow="0" w:firstColumn="1" w:lastColumn="0" w:oddVBand="0" w:evenVBand="0" w:oddHBand="0" w:evenHBand="0" w:firstRowFirstColumn="0" w:firstRowLastColumn="0" w:lastRowFirstColumn="0" w:lastRowLastColumn="0"/>
            <w:tcW w:w="0" w:type="auto"/>
            <w:hideMark/>
          </w:tcPr>
          <w:p w14:paraId="47629C87" w14:textId="77777777" w:rsidR="00A579B1" w:rsidRPr="00A579B1" w:rsidRDefault="00A579B1" w:rsidP="00A579B1">
            <w:pPr>
              <w:ind w:firstLine="0"/>
              <w:jc w:val="left"/>
              <w:rPr>
                <w:rFonts w:eastAsia="Times New Roman"/>
                <w:lang w:val="pt-AO" w:eastAsia="pt-AO"/>
              </w:rPr>
            </w:pPr>
            <w:r w:rsidRPr="00A579B1">
              <w:rPr>
                <w:rFonts w:eastAsia="Times New Roman"/>
                <w:lang w:val="pt-AO" w:eastAsia="pt-AO"/>
              </w:rPr>
              <w:t>RF08</w:t>
            </w:r>
          </w:p>
        </w:tc>
        <w:tc>
          <w:tcPr>
            <w:tcW w:w="0" w:type="auto"/>
            <w:hideMark/>
          </w:tcPr>
          <w:p w14:paraId="2D1BC5D4" w14:textId="77777777" w:rsidR="00A579B1" w:rsidRPr="00A579B1" w:rsidRDefault="00A579B1" w:rsidP="00A579B1">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A579B1">
              <w:rPr>
                <w:rFonts w:eastAsia="Times New Roman"/>
                <w:lang w:val="pt-AO" w:eastAsia="pt-AO"/>
              </w:rPr>
              <w:t>Gestão Administrativa</w:t>
            </w:r>
          </w:p>
        </w:tc>
        <w:tc>
          <w:tcPr>
            <w:tcW w:w="0" w:type="auto"/>
            <w:hideMark/>
          </w:tcPr>
          <w:p w14:paraId="1D81273E" w14:textId="77777777" w:rsidR="00A579B1" w:rsidRPr="00A579B1" w:rsidRDefault="00A579B1" w:rsidP="00A579B1">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A579B1">
              <w:rPr>
                <w:rFonts w:eastAsia="Times New Roman"/>
                <w:lang w:val="pt-AO" w:eastAsia="pt-AO"/>
              </w:rPr>
              <w:t>Permitir aos operadores inserir leituras e emitir faturas.</w:t>
            </w:r>
          </w:p>
        </w:tc>
      </w:tr>
      <w:tr w:rsidR="00A579B1" w:rsidRPr="00A579B1" w14:paraId="0590DC4C" w14:textId="77777777" w:rsidTr="00A5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5B3D65" w14:textId="77777777" w:rsidR="00A579B1" w:rsidRPr="00A579B1" w:rsidRDefault="00A579B1" w:rsidP="00A579B1">
            <w:pPr>
              <w:ind w:firstLine="0"/>
              <w:jc w:val="left"/>
              <w:rPr>
                <w:rFonts w:eastAsia="Times New Roman"/>
                <w:lang w:val="pt-AO" w:eastAsia="pt-AO"/>
              </w:rPr>
            </w:pPr>
            <w:r w:rsidRPr="00A579B1">
              <w:rPr>
                <w:rFonts w:eastAsia="Times New Roman"/>
                <w:lang w:val="pt-AO" w:eastAsia="pt-AO"/>
              </w:rPr>
              <w:t>RF09</w:t>
            </w:r>
          </w:p>
        </w:tc>
        <w:tc>
          <w:tcPr>
            <w:tcW w:w="0" w:type="auto"/>
            <w:hideMark/>
          </w:tcPr>
          <w:p w14:paraId="114F3BB6" w14:textId="77777777" w:rsidR="00A579B1" w:rsidRPr="00A579B1" w:rsidRDefault="00A579B1" w:rsidP="00A579B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A579B1">
              <w:rPr>
                <w:rFonts w:eastAsia="Times New Roman"/>
                <w:lang w:val="pt-AO" w:eastAsia="pt-AO"/>
              </w:rPr>
              <w:t>Abertura de Chamados</w:t>
            </w:r>
          </w:p>
        </w:tc>
        <w:tc>
          <w:tcPr>
            <w:tcW w:w="0" w:type="auto"/>
            <w:hideMark/>
          </w:tcPr>
          <w:p w14:paraId="27B27DCD" w14:textId="77777777" w:rsidR="00A579B1" w:rsidRPr="00A579B1" w:rsidRDefault="00A579B1" w:rsidP="00A579B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A579B1">
              <w:rPr>
                <w:rFonts w:eastAsia="Times New Roman"/>
                <w:lang w:val="pt-AO" w:eastAsia="pt-AO"/>
              </w:rPr>
              <w:t>Permitir o registo de ocorrências e problemas pelos utilizadores.</w:t>
            </w:r>
          </w:p>
        </w:tc>
      </w:tr>
      <w:tr w:rsidR="00A579B1" w:rsidRPr="00A579B1" w14:paraId="5AB26065" w14:textId="77777777" w:rsidTr="00A579B1">
        <w:tc>
          <w:tcPr>
            <w:cnfStyle w:val="001000000000" w:firstRow="0" w:lastRow="0" w:firstColumn="1" w:lastColumn="0" w:oddVBand="0" w:evenVBand="0" w:oddHBand="0" w:evenHBand="0" w:firstRowFirstColumn="0" w:firstRowLastColumn="0" w:lastRowFirstColumn="0" w:lastRowLastColumn="0"/>
            <w:tcW w:w="0" w:type="auto"/>
            <w:hideMark/>
          </w:tcPr>
          <w:p w14:paraId="215FF347" w14:textId="77777777" w:rsidR="00A579B1" w:rsidRPr="00A579B1" w:rsidRDefault="00A579B1" w:rsidP="00A579B1">
            <w:pPr>
              <w:ind w:firstLine="0"/>
              <w:jc w:val="left"/>
              <w:rPr>
                <w:rFonts w:eastAsia="Times New Roman"/>
                <w:lang w:val="pt-AO" w:eastAsia="pt-AO"/>
              </w:rPr>
            </w:pPr>
            <w:r w:rsidRPr="00A579B1">
              <w:rPr>
                <w:rFonts w:eastAsia="Times New Roman"/>
                <w:lang w:val="pt-AO" w:eastAsia="pt-AO"/>
              </w:rPr>
              <w:t>RF10</w:t>
            </w:r>
          </w:p>
        </w:tc>
        <w:tc>
          <w:tcPr>
            <w:tcW w:w="0" w:type="auto"/>
            <w:hideMark/>
          </w:tcPr>
          <w:p w14:paraId="7904AFF3" w14:textId="77777777" w:rsidR="00A579B1" w:rsidRPr="00A579B1" w:rsidRDefault="00A579B1" w:rsidP="00A579B1">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A579B1">
              <w:rPr>
                <w:rFonts w:eastAsia="Times New Roman"/>
                <w:lang w:val="pt-AO" w:eastAsia="pt-AO"/>
              </w:rPr>
              <w:t>Acompanhamento de Chamados</w:t>
            </w:r>
          </w:p>
        </w:tc>
        <w:tc>
          <w:tcPr>
            <w:tcW w:w="0" w:type="auto"/>
            <w:hideMark/>
          </w:tcPr>
          <w:p w14:paraId="43DEF038" w14:textId="77777777" w:rsidR="00A579B1" w:rsidRPr="00A579B1" w:rsidRDefault="00A579B1" w:rsidP="00A579B1">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A579B1">
              <w:rPr>
                <w:rFonts w:eastAsia="Times New Roman"/>
                <w:lang w:val="pt-AO" w:eastAsia="pt-AO"/>
              </w:rPr>
              <w:t>Exibir o estado dos chamados e histórico de interações.</w:t>
            </w:r>
          </w:p>
        </w:tc>
      </w:tr>
      <w:tr w:rsidR="00A579B1" w:rsidRPr="00A579B1" w14:paraId="781A602C" w14:textId="77777777" w:rsidTr="00A5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8EA8C" w14:textId="77777777" w:rsidR="00A579B1" w:rsidRPr="00A579B1" w:rsidRDefault="00A579B1" w:rsidP="00A579B1">
            <w:pPr>
              <w:ind w:firstLine="0"/>
              <w:jc w:val="left"/>
              <w:rPr>
                <w:rFonts w:eastAsia="Times New Roman"/>
                <w:lang w:val="pt-AO" w:eastAsia="pt-AO"/>
              </w:rPr>
            </w:pPr>
            <w:r w:rsidRPr="00A579B1">
              <w:rPr>
                <w:rFonts w:eastAsia="Times New Roman"/>
                <w:lang w:val="pt-AO" w:eastAsia="pt-AO"/>
              </w:rPr>
              <w:t>RF11</w:t>
            </w:r>
          </w:p>
        </w:tc>
        <w:tc>
          <w:tcPr>
            <w:tcW w:w="0" w:type="auto"/>
            <w:hideMark/>
          </w:tcPr>
          <w:p w14:paraId="24BAA6E5" w14:textId="77777777" w:rsidR="00A579B1" w:rsidRPr="00A579B1" w:rsidRDefault="00A579B1" w:rsidP="00A579B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A579B1">
              <w:rPr>
                <w:rFonts w:eastAsia="Times New Roman"/>
                <w:lang w:val="pt-AO" w:eastAsia="pt-AO"/>
              </w:rPr>
              <w:t>Notificações Internas</w:t>
            </w:r>
          </w:p>
        </w:tc>
        <w:tc>
          <w:tcPr>
            <w:tcW w:w="0" w:type="auto"/>
            <w:hideMark/>
          </w:tcPr>
          <w:p w14:paraId="27A17536" w14:textId="77777777" w:rsidR="00A579B1" w:rsidRPr="00A579B1" w:rsidRDefault="00A579B1" w:rsidP="00A579B1">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A579B1">
              <w:rPr>
                <w:rFonts w:eastAsia="Times New Roman"/>
                <w:lang w:val="pt-AO" w:eastAsia="pt-AO"/>
              </w:rPr>
              <w:t>Exibir alertas sobre faturas, pagamentos e atualizações de chamados.</w:t>
            </w:r>
          </w:p>
        </w:tc>
      </w:tr>
    </w:tbl>
    <w:p w14:paraId="6D186973" w14:textId="77777777" w:rsidR="009D2BAF" w:rsidRDefault="009D2BAF" w:rsidP="00A579B1">
      <w:pPr>
        <w:spacing w:line="360" w:lineRule="auto"/>
        <w:ind w:firstLine="0"/>
        <w:rPr>
          <w:rFonts w:eastAsia="Times New Roman"/>
          <w:bCs/>
          <w:color w:val="000000"/>
          <w:lang w:eastAsia="pt-PT"/>
        </w:rPr>
      </w:pPr>
    </w:p>
    <w:p w14:paraId="5E7ACF64" w14:textId="2C698310" w:rsidR="008A15F2" w:rsidRDefault="008A15F2" w:rsidP="008A15F2">
      <w:pPr>
        <w:pStyle w:val="Ttulo3"/>
        <w:rPr>
          <w:ins w:id="1289" w:author="Délcio Raúl" w:date="2026-05-19T01:23:00Z" w16du:dateUtc="2026-05-19T00:23:00Z"/>
        </w:rPr>
      </w:pPr>
      <w:bookmarkStart w:id="1290" w:name="_Toc230102897"/>
      <w:r w:rsidRPr="00A579B1">
        <w:t xml:space="preserve">3.1.1 Requisitos </w:t>
      </w:r>
      <w:r>
        <w:t xml:space="preserve">Não </w:t>
      </w:r>
      <w:r w:rsidRPr="00A579B1">
        <w:t>Funcionais</w:t>
      </w:r>
      <w:bookmarkEnd w:id="1290"/>
    </w:p>
    <w:tbl>
      <w:tblPr>
        <w:tblStyle w:val="TabeladeGrelha4-Destaque3"/>
        <w:tblW w:w="0" w:type="auto"/>
        <w:tblLook w:val="04A0" w:firstRow="1" w:lastRow="0" w:firstColumn="1" w:lastColumn="0" w:noHBand="0" w:noVBand="1"/>
      </w:tblPr>
      <w:tblGrid>
        <w:gridCol w:w="950"/>
        <w:gridCol w:w="2551"/>
        <w:gridCol w:w="5560"/>
      </w:tblGrid>
      <w:tr w:rsidR="008A15F2" w:rsidRPr="008A15F2" w14:paraId="6756D1E8" w14:textId="77777777" w:rsidTr="008A15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2206BF" w14:textId="22AB6566" w:rsidR="008A15F2" w:rsidRPr="008A15F2" w:rsidRDefault="008A15F2" w:rsidP="008A15F2">
            <w:pPr>
              <w:ind w:firstLine="0"/>
              <w:jc w:val="center"/>
              <w:rPr>
                <w:rFonts w:eastAsia="Times New Roman"/>
                <w:lang w:val="pt-AO" w:eastAsia="pt-AO"/>
              </w:rPr>
            </w:pPr>
          </w:p>
        </w:tc>
        <w:tc>
          <w:tcPr>
            <w:tcW w:w="0" w:type="auto"/>
            <w:hideMark/>
          </w:tcPr>
          <w:p w14:paraId="6B69A174" w14:textId="77777777" w:rsidR="008A15F2" w:rsidRPr="008A15F2" w:rsidRDefault="008A15F2" w:rsidP="008A15F2">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lang w:val="pt-AO" w:eastAsia="pt-AO"/>
              </w:rPr>
            </w:pPr>
            <w:r w:rsidRPr="008A15F2">
              <w:rPr>
                <w:rFonts w:eastAsia="Times New Roman"/>
                <w:lang w:val="pt-AO" w:eastAsia="pt-AO"/>
              </w:rPr>
              <w:t>Requisito Não Funcional</w:t>
            </w:r>
          </w:p>
        </w:tc>
        <w:tc>
          <w:tcPr>
            <w:tcW w:w="0" w:type="auto"/>
            <w:hideMark/>
          </w:tcPr>
          <w:p w14:paraId="4E63D7B3" w14:textId="77777777" w:rsidR="008A15F2" w:rsidRPr="008A15F2" w:rsidRDefault="008A15F2" w:rsidP="008A15F2">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lang w:val="pt-AO" w:eastAsia="pt-AO"/>
              </w:rPr>
            </w:pPr>
            <w:r w:rsidRPr="008A15F2">
              <w:rPr>
                <w:rFonts w:eastAsia="Times New Roman"/>
                <w:lang w:val="pt-AO" w:eastAsia="pt-AO"/>
              </w:rPr>
              <w:t>Descrição Resumida</w:t>
            </w:r>
          </w:p>
        </w:tc>
      </w:tr>
      <w:tr w:rsidR="008A15F2" w:rsidRPr="008A15F2" w14:paraId="1B888863" w14:textId="77777777" w:rsidTr="008A15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F8FFF" w14:textId="77777777" w:rsidR="008A15F2" w:rsidRPr="008A15F2" w:rsidRDefault="008A15F2" w:rsidP="008A15F2">
            <w:pPr>
              <w:ind w:firstLine="0"/>
              <w:jc w:val="left"/>
              <w:rPr>
                <w:rFonts w:eastAsia="Times New Roman"/>
                <w:lang w:val="pt-AO" w:eastAsia="pt-AO"/>
              </w:rPr>
            </w:pPr>
            <w:r w:rsidRPr="008A15F2">
              <w:rPr>
                <w:rFonts w:eastAsia="Times New Roman"/>
                <w:lang w:val="pt-AO" w:eastAsia="pt-AO"/>
              </w:rPr>
              <w:t>RNF01</w:t>
            </w:r>
          </w:p>
        </w:tc>
        <w:tc>
          <w:tcPr>
            <w:tcW w:w="0" w:type="auto"/>
            <w:hideMark/>
          </w:tcPr>
          <w:p w14:paraId="3803CD87" w14:textId="77777777" w:rsidR="008A15F2" w:rsidRPr="008A15F2" w:rsidRDefault="008A15F2" w:rsidP="008A15F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8A15F2">
              <w:rPr>
                <w:rFonts w:eastAsia="Times New Roman"/>
                <w:lang w:val="pt-AO" w:eastAsia="pt-AO"/>
              </w:rPr>
              <w:t>Autenticação Segura</w:t>
            </w:r>
          </w:p>
        </w:tc>
        <w:tc>
          <w:tcPr>
            <w:tcW w:w="0" w:type="auto"/>
            <w:hideMark/>
          </w:tcPr>
          <w:p w14:paraId="04F08E1C" w14:textId="77777777" w:rsidR="008A15F2" w:rsidRPr="008A15F2" w:rsidRDefault="008A15F2" w:rsidP="008A15F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8A15F2">
              <w:rPr>
                <w:rFonts w:eastAsia="Times New Roman"/>
                <w:lang w:val="pt-AO" w:eastAsia="pt-AO"/>
              </w:rPr>
              <w:t>Utilizar autenticação Django com palavras-passe encriptadas e sessões seguras.</w:t>
            </w:r>
          </w:p>
        </w:tc>
      </w:tr>
      <w:tr w:rsidR="008A15F2" w:rsidRPr="008A15F2" w14:paraId="4310101A" w14:textId="77777777" w:rsidTr="008A15F2">
        <w:tc>
          <w:tcPr>
            <w:cnfStyle w:val="001000000000" w:firstRow="0" w:lastRow="0" w:firstColumn="1" w:lastColumn="0" w:oddVBand="0" w:evenVBand="0" w:oddHBand="0" w:evenHBand="0" w:firstRowFirstColumn="0" w:firstRowLastColumn="0" w:lastRowFirstColumn="0" w:lastRowLastColumn="0"/>
            <w:tcW w:w="0" w:type="auto"/>
            <w:hideMark/>
          </w:tcPr>
          <w:p w14:paraId="5FE50AFD" w14:textId="77777777" w:rsidR="008A15F2" w:rsidRPr="008A15F2" w:rsidRDefault="008A15F2" w:rsidP="008A15F2">
            <w:pPr>
              <w:ind w:firstLine="0"/>
              <w:jc w:val="left"/>
              <w:rPr>
                <w:rFonts w:eastAsia="Times New Roman"/>
                <w:lang w:val="pt-AO" w:eastAsia="pt-AO"/>
              </w:rPr>
            </w:pPr>
            <w:r w:rsidRPr="008A15F2">
              <w:rPr>
                <w:rFonts w:eastAsia="Times New Roman"/>
                <w:lang w:val="pt-AO" w:eastAsia="pt-AO"/>
              </w:rPr>
              <w:t>RNF02</w:t>
            </w:r>
          </w:p>
        </w:tc>
        <w:tc>
          <w:tcPr>
            <w:tcW w:w="0" w:type="auto"/>
            <w:hideMark/>
          </w:tcPr>
          <w:p w14:paraId="70E3819F" w14:textId="77777777" w:rsidR="008A15F2" w:rsidRPr="008A15F2" w:rsidRDefault="008A15F2" w:rsidP="008A15F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8A15F2">
              <w:rPr>
                <w:rFonts w:eastAsia="Times New Roman"/>
                <w:lang w:val="pt-AO" w:eastAsia="pt-AO"/>
              </w:rPr>
              <w:t>Proteção de Dados</w:t>
            </w:r>
          </w:p>
        </w:tc>
        <w:tc>
          <w:tcPr>
            <w:tcW w:w="0" w:type="auto"/>
            <w:hideMark/>
          </w:tcPr>
          <w:p w14:paraId="62F09850" w14:textId="77777777" w:rsidR="008A15F2" w:rsidRPr="008A15F2" w:rsidRDefault="008A15F2" w:rsidP="008A15F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8A15F2">
              <w:rPr>
                <w:rFonts w:eastAsia="Times New Roman"/>
                <w:lang w:val="pt-AO" w:eastAsia="pt-AO"/>
              </w:rPr>
              <w:t>Implementar CSRF, validação de entradas e proteção contra injeção de código.</w:t>
            </w:r>
          </w:p>
        </w:tc>
      </w:tr>
      <w:tr w:rsidR="008A15F2" w:rsidRPr="008A15F2" w14:paraId="38DCE031" w14:textId="77777777" w:rsidTr="008A15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468385" w14:textId="77777777" w:rsidR="008A15F2" w:rsidRPr="008A15F2" w:rsidRDefault="008A15F2" w:rsidP="008A15F2">
            <w:pPr>
              <w:ind w:firstLine="0"/>
              <w:jc w:val="left"/>
              <w:rPr>
                <w:rFonts w:eastAsia="Times New Roman"/>
                <w:lang w:val="pt-AO" w:eastAsia="pt-AO"/>
              </w:rPr>
            </w:pPr>
            <w:r w:rsidRPr="008A15F2">
              <w:rPr>
                <w:rFonts w:eastAsia="Times New Roman"/>
                <w:lang w:val="pt-AO" w:eastAsia="pt-AO"/>
              </w:rPr>
              <w:t>RNF03</w:t>
            </w:r>
          </w:p>
        </w:tc>
        <w:tc>
          <w:tcPr>
            <w:tcW w:w="0" w:type="auto"/>
            <w:hideMark/>
          </w:tcPr>
          <w:p w14:paraId="5E30697E" w14:textId="77777777" w:rsidR="008A15F2" w:rsidRPr="008A15F2" w:rsidRDefault="008A15F2" w:rsidP="008A15F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8A15F2">
              <w:rPr>
                <w:rFonts w:eastAsia="Times New Roman"/>
                <w:lang w:val="pt-AO" w:eastAsia="pt-AO"/>
              </w:rPr>
              <w:t>Controlo de Acesso</w:t>
            </w:r>
          </w:p>
        </w:tc>
        <w:tc>
          <w:tcPr>
            <w:tcW w:w="0" w:type="auto"/>
            <w:hideMark/>
          </w:tcPr>
          <w:p w14:paraId="024C015C" w14:textId="77777777" w:rsidR="008A15F2" w:rsidRPr="008A15F2" w:rsidRDefault="008A15F2" w:rsidP="008A15F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8A15F2">
              <w:rPr>
                <w:rFonts w:eastAsia="Times New Roman"/>
                <w:lang w:val="pt-AO" w:eastAsia="pt-AO"/>
              </w:rPr>
              <w:t>Garantir segregação de perfis entre cliente, operador e administrador.</w:t>
            </w:r>
          </w:p>
        </w:tc>
      </w:tr>
      <w:tr w:rsidR="008A15F2" w:rsidRPr="008A15F2" w14:paraId="134564E7" w14:textId="77777777" w:rsidTr="008A15F2">
        <w:tc>
          <w:tcPr>
            <w:cnfStyle w:val="001000000000" w:firstRow="0" w:lastRow="0" w:firstColumn="1" w:lastColumn="0" w:oddVBand="0" w:evenVBand="0" w:oddHBand="0" w:evenHBand="0" w:firstRowFirstColumn="0" w:firstRowLastColumn="0" w:lastRowFirstColumn="0" w:lastRowLastColumn="0"/>
            <w:tcW w:w="0" w:type="auto"/>
            <w:hideMark/>
          </w:tcPr>
          <w:p w14:paraId="0C91935E" w14:textId="77777777" w:rsidR="008A15F2" w:rsidRPr="008A15F2" w:rsidRDefault="008A15F2" w:rsidP="008A15F2">
            <w:pPr>
              <w:ind w:firstLine="0"/>
              <w:jc w:val="left"/>
              <w:rPr>
                <w:rFonts w:eastAsia="Times New Roman"/>
                <w:lang w:val="pt-AO" w:eastAsia="pt-AO"/>
              </w:rPr>
            </w:pPr>
            <w:r w:rsidRPr="008A15F2">
              <w:rPr>
                <w:rFonts w:eastAsia="Times New Roman"/>
                <w:lang w:val="pt-AO" w:eastAsia="pt-AO"/>
              </w:rPr>
              <w:lastRenderedPageBreak/>
              <w:t>RNF04</w:t>
            </w:r>
          </w:p>
        </w:tc>
        <w:tc>
          <w:tcPr>
            <w:tcW w:w="0" w:type="auto"/>
            <w:hideMark/>
          </w:tcPr>
          <w:p w14:paraId="47CF4647" w14:textId="77777777" w:rsidR="008A15F2" w:rsidRPr="008A15F2" w:rsidRDefault="008A15F2" w:rsidP="008A15F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8A15F2">
              <w:rPr>
                <w:rFonts w:eastAsia="Times New Roman"/>
                <w:lang w:val="pt-AO" w:eastAsia="pt-AO"/>
              </w:rPr>
              <w:t>Performance de Carregamento</w:t>
            </w:r>
          </w:p>
        </w:tc>
        <w:tc>
          <w:tcPr>
            <w:tcW w:w="0" w:type="auto"/>
            <w:hideMark/>
          </w:tcPr>
          <w:p w14:paraId="75C7F66B" w14:textId="77777777" w:rsidR="008A15F2" w:rsidRPr="008A15F2" w:rsidRDefault="008A15F2" w:rsidP="008A15F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8A15F2">
              <w:rPr>
                <w:rFonts w:eastAsia="Times New Roman"/>
                <w:lang w:val="pt-AO" w:eastAsia="pt-AO"/>
              </w:rPr>
              <w:t>Utilizar renderização no servidor para melhorar velocidade do sistema.</w:t>
            </w:r>
          </w:p>
        </w:tc>
      </w:tr>
      <w:tr w:rsidR="008A15F2" w:rsidRPr="008A15F2" w14:paraId="42B654FD" w14:textId="77777777" w:rsidTr="008A15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CB979" w14:textId="77777777" w:rsidR="008A15F2" w:rsidRPr="008A15F2" w:rsidRDefault="008A15F2" w:rsidP="008A15F2">
            <w:pPr>
              <w:ind w:firstLine="0"/>
              <w:jc w:val="left"/>
              <w:rPr>
                <w:rFonts w:eastAsia="Times New Roman"/>
                <w:lang w:val="pt-AO" w:eastAsia="pt-AO"/>
              </w:rPr>
            </w:pPr>
            <w:r w:rsidRPr="008A15F2">
              <w:rPr>
                <w:rFonts w:eastAsia="Times New Roman"/>
                <w:lang w:val="pt-AO" w:eastAsia="pt-AO"/>
              </w:rPr>
              <w:t>RNF05</w:t>
            </w:r>
          </w:p>
        </w:tc>
        <w:tc>
          <w:tcPr>
            <w:tcW w:w="0" w:type="auto"/>
            <w:hideMark/>
          </w:tcPr>
          <w:p w14:paraId="7CA442B3" w14:textId="77777777" w:rsidR="008A15F2" w:rsidRPr="008A15F2" w:rsidRDefault="008A15F2" w:rsidP="008A15F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8A15F2">
              <w:rPr>
                <w:rFonts w:eastAsia="Times New Roman"/>
                <w:lang w:val="pt-AO" w:eastAsia="pt-AO"/>
              </w:rPr>
              <w:t>Base de Dados Otimizada</w:t>
            </w:r>
          </w:p>
        </w:tc>
        <w:tc>
          <w:tcPr>
            <w:tcW w:w="0" w:type="auto"/>
            <w:hideMark/>
          </w:tcPr>
          <w:p w14:paraId="449FD4DF" w14:textId="77777777" w:rsidR="008A15F2" w:rsidRPr="008A15F2" w:rsidRDefault="008A15F2" w:rsidP="008A15F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8A15F2">
              <w:rPr>
                <w:rFonts w:eastAsia="Times New Roman"/>
                <w:lang w:val="pt-AO" w:eastAsia="pt-AO"/>
              </w:rPr>
              <w:t>Estruturar PostgreSQL para consultas rápidas e sem redundâncias.</w:t>
            </w:r>
          </w:p>
        </w:tc>
      </w:tr>
      <w:tr w:rsidR="008A15F2" w:rsidRPr="008A15F2" w14:paraId="187DC874" w14:textId="77777777" w:rsidTr="008A15F2">
        <w:tc>
          <w:tcPr>
            <w:cnfStyle w:val="001000000000" w:firstRow="0" w:lastRow="0" w:firstColumn="1" w:lastColumn="0" w:oddVBand="0" w:evenVBand="0" w:oddHBand="0" w:evenHBand="0" w:firstRowFirstColumn="0" w:firstRowLastColumn="0" w:lastRowFirstColumn="0" w:lastRowLastColumn="0"/>
            <w:tcW w:w="0" w:type="auto"/>
            <w:hideMark/>
          </w:tcPr>
          <w:p w14:paraId="67E74FEA" w14:textId="77777777" w:rsidR="008A15F2" w:rsidRPr="008A15F2" w:rsidRDefault="008A15F2" w:rsidP="008A15F2">
            <w:pPr>
              <w:ind w:firstLine="0"/>
              <w:jc w:val="left"/>
              <w:rPr>
                <w:rFonts w:eastAsia="Times New Roman"/>
                <w:lang w:val="pt-AO" w:eastAsia="pt-AO"/>
              </w:rPr>
            </w:pPr>
            <w:r w:rsidRPr="008A15F2">
              <w:rPr>
                <w:rFonts w:eastAsia="Times New Roman"/>
                <w:lang w:val="pt-AO" w:eastAsia="pt-AO"/>
              </w:rPr>
              <w:t>RNF06</w:t>
            </w:r>
          </w:p>
        </w:tc>
        <w:tc>
          <w:tcPr>
            <w:tcW w:w="0" w:type="auto"/>
            <w:hideMark/>
          </w:tcPr>
          <w:p w14:paraId="2FF1B454" w14:textId="77777777" w:rsidR="008A15F2" w:rsidRPr="008A15F2" w:rsidRDefault="008A15F2" w:rsidP="008A15F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8A15F2">
              <w:rPr>
                <w:rFonts w:eastAsia="Times New Roman"/>
                <w:lang w:val="pt-AO" w:eastAsia="pt-AO"/>
              </w:rPr>
              <w:t>Código Modular</w:t>
            </w:r>
          </w:p>
        </w:tc>
        <w:tc>
          <w:tcPr>
            <w:tcW w:w="0" w:type="auto"/>
            <w:hideMark/>
          </w:tcPr>
          <w:p w14:paraId="669FB8B4" w14:textId="77777777" w:rsidR="008A15F2" w:rsidRPr="008A15F2" w:rsidRDefault="008A15F2" w:rsidP="008A15F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8A15F2">
              <w:rPr>
                <w:rFonts w:eastAsia="Times New Roman"/>
                <w:lang w:val="pt-AO" w:eastAsia="pt-AO"/>
              </w:rPr>
              <w:t>Organizar o sistema em aplicações Django independentes e de fácil manutenção.</w:t>
            </w:r>
          </w:p>
        </w:tc>
      </w:tr>
      <w:tr w:rsidR="008A15F2" w:rsidRPr="008A15F2" w14:paraId="54B9F0C6" w14:textId="77777777" w:rsidTr="008A15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7FD5AB" w14:textId="77777777" w:rsidR="008A15F2" w:rsidRPr="008A15F2" w:rsidRDefault="008A15F2" w:rsidP="008A15F2">
            <w:pPr>
              <w:ind w:firstLine="0"/>
              <w:jc w:val="left"/>
              <w:rPr>
                <w:rFonts w:eastAsia="Times New Roman"/>
                <w:lang w:val="pt-AO" w:eastAsia="pt-AO"/>
              </w:rPr>
            </w:pPr>
            <w:r w:rsidRPr="008A15F2">
              <w:rPr>
                <w:rFonts w:eastAsia="Times New Roman"/>
                <w:lang w:val="pt-AO" w:eastAsia="pt-AO"/>
              </w:rPr>
              <w:t>RNF07</w:t>
            </w:r>
          </w:p>
        </w:tc>
        <w:tc>
          <w:tcPr>
            <w:tcW w:w="0" w:type="auto"/>
            <w:hideMark/>
          </w:tcPr>
          <w:p w14:paraId="3F34DE8F" w14:textId="77777777" w:rsidR="008A15F2" w:rsidRPr="008A15F2" w:rsidRDefault="008A15F2" w:rsidP="008A15F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8A15F2">
              <w:rPr>
                <w:rFonts w:eastAsia="Times New Roman"/>
                <w:lang w:val="pt-AO" w:eastAsia="pt-AO"/>
              </w:rPr>
              <w:t>Interface Responsiva</w:t>
            </w:r>
          </w:p>
        </w:tc>
        <w:tc>
          <w:tcPr>
            <w:tcW w:w="0" w:type="auto"/>
            <w:hideMark/>
          </w:tcPr>
          <w:p w14:paraId="6A4ADAD4" w14:textId="77777777" w:rsidR="008A15F2" w:rsidRPr="008A15F2" w:rsidRDefault="008A15F2" w:rsidP="008A15F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8A15F2">
              <w:rPr>
                <w:rFonts w:eastAsia="Times New Roman"/>
                <w:lang w:val="pt-AO" w:eastAsia="pt-AO"/>
              </w:rPr>
              <w:t>Adaptar o sistema a computadores, tablets e telemóveis usando Bootstrap 5.</w:t>
            </w:r>
          </w:p>
        </w:tc>
      </w:tr>
      <w:tr w:rsidR="008A15F2" w:rsidRPr="008A15F2" w14:paraId="2799318E" w14:textId="77777777" w:rsidTr="008A15F2">
        <w:tc>
          <w:tcPr>
            <w:cnfStyle w:val="001000000000" w:firstRow="0" w:lastRow="0" w:firstColumn="1" w:lastColumn="0" w:oddVBand="0" w:evenVBand="0" w:oddHBand="0" w:evenHBand="0" w:firstRowFirstColumn="0" w:firstRowLastColumn="0" w:lastRowFirstColumn="0" w:lastRowLastColumn="0"/>
            <w:tcW w:w="0" w:type="auto"/>
            <w:hideMark/>
          </w:tcPr>
          <w:p w14:paraId="7C56BC22" w14:textId="77777777" w:rsidR="008A15F2" w:rsidRPr="008A15F2" w:rsidRDefault="008A15F2" w:rsidP="008A15F2">
            <w:pPr>
              <w:ind w:firstLine="0"/>
              <w:jc w:val="left"/>
              <w:rPr>
                <w:rFonts w:eastAsia="Times New Roman"/>
                <w:lang w:val="pt-AO" w:eastAsia="pt-AO"/>
              </w:rPr>
            </w:pPr>
            <w:r w:rsidRPr="008A15F2">
              <w:rPr>
                <w:rFonts w:eastAsia="Times New Roman"/>
                <w:lang w:val="pt-AO" w:eastAsia="pt-AO"/>
              </w:rPr>
              <w:t>RNF08</w:t>
            </w:r>
          </w:p>
        </w:tc>
        <w:tc>
          <w:tcPr>
            <w:tcW w:w="0" w:type="auto"/>
            <w:hideMark/>
          </w:tcPr>
          <w:p w14:paraId="267C6D3F" w14:textId="77777777" w:rsidR="008A15F2" w:rsidRPr="008A15F2" w:rsidRDefault="008A15F2" w:rsidP="008A15F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8A15F2">
              <w:rPr>
                <w:rFonts w:eastAsia="Times New Roman"/>
                <w:lang w:val="pt-AO" w:eastAsia="pt-AO"/>
              </w:rPr>
              <w:t>Navegação Intuitiva</w:t>
            </w:r>
          </w:p>
        </w:tc>
        <w:tc>
          <w:tcPr>
            <w:tcW w:w="0" w:type="auto"/>
            <w:hideMark/>
          </w:tcPr>
          <w:p w14:paraId="0E77DE56" w14:textId="77777777" w:rsidR="008A15F2" w:rsidRPr="008A15F2" w:rsidRDefault="008A15F2" w:rsidP="008A15F2">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lang w:val="pt-AO" w:eastAsia="pt-AO"/>
              </w:rPr>
            </w:pPr>
            <w:r w:rsidRPr="008A15F2">
              <w:rPr>
                <w:rFonts w:eastAsia="Times New Roman"/>
                <w:lang w:val="pt-AO" w:eastAsia="pt-AO"/>
              </w:rPr>
              <w:t>Disponibilizar menus claros e formulários com validação imediata.</w:t>
            </w:r>
          </w:p>
        </w:tc>
      </w:tr>
      <w:tr w:rsidR="008A15F2" w:rsidRPr="008A15F2" w14:paraId="733F8EEF" w14:textId="77777777" w:rsidTr="008A15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EE3C9" w14:textId="77777777" w:rsidR="008A15F2" w:rsidRPr="008A15F2" w:rsidRDefault="008A15F2" w:rsidP="008A15F2">
            <w:pPr>
              <w:ind w:firstLine="0"/>
              <w:jc w:val="left"/>
              <w:rPr>
                <w:rFonts w:eastAsia="Times New Roman"/>
                <w:lang w:val="pt-AO" w:eastAsia="pt-AO"/>
              </w:rPr>
            </w:pPr>
            <w:r w:rsidRPr="008A15F2">
              <w:rPr>
                <w:rFonts w:eastAsia="Times New Roman"/>
                <w:lang w:val="pt-AO" w:eastAsia="pt-AO"/>
              </w:rPr>
              <w:t>RNF09</w:t>
            </w:r>
          </w:p>
        </w:tc>
        <w:tc>
          <w:tcPr>
            <w:tcW w:w="0" w:type="auto"/>
            <w:hideMark/>
          </w:tcPr>
          <w:p w14:paraId="45456FA2" w14:textId="77777777" w:rsidR="008A15F2" w:rsidRPr="008A15F2" w:rsidRDefault="008A15F2" w:rsidP="008A15F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8A15F2">
              <w:rPr>
                <w:rFonts w:eastAsia="Times New Roman"/>
                <w:lang w:val="pt-AO" w:eastAsia="pt-AO"/>
              </w:rPr>
              <w:t>Facilidade de Utilização</w:t>
            </w:r>
          </w:p>
        </w:tc>
        <w:tc>
          <w:tcPr>
            <w:tcW w:w="0" w:type="auto"/>
            <w:hideMark/>
          </w:tcPr>
          <w:p w14:paraId="13D87CFC" w14:textId="77777777" w:rsidR="008A15F2" w:rsidRPr="008A15F2" w:rsidRDefault="008A15F2" w:rsidP="008A15F2">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lang w:val="pt-AO" w:eastAsia="pt-AO"/>
              </w:rPr>
            </w:pPr>
            <w:r w:rsidRPr="008A15F2">
              <w:rPr>
                <w:rFonts w:eastAsia="Times New Roman"/>
                <w:lang w:val="pt-AO" w:eastAsia="pt-AO"/>
              </w:rPr>
              <w:t>Priorizar acesso rápido a informações importantes e interface limpa.</w:t>
            </w:r>
          </w:p>
        </w:tc>
      </w:tr>
    </w:tbl>
    <w:p w14:paraId="3465121A" w14:textId="77777777" w:rsidR="00A579B1" w:rsidRPr="00EB6B1F" w:rsidRDefault="00A579B1">
      <w:pPr>
        <w:spacing w:line="360" w:lineRule="auto"/>
        <w:ind w:firstLine="0"/>
        <w:rPr>
          <w:rFonts w:eastAsia="Times New Roman"/>
          <w:bCs/>
          <w:color w:val="000000"/>
          <w:lang w:eastAsia="pt-PT"/>
        </w:rPr>
        <w:pPrChange w:id="1291" w:author="Délcio Raúl" w:date="2026-05-19T01:25:00Z" w16du:dateUtc="2026-05-19T00:25:00Z">
          <w:pPr/>
        </w:pPrChange>
      </w:pPr>
    </w:p>
    <w:p w14:paraId="0C6C494C" w14:textId="77777777" w:rsidR="009D2BAF" w:rsidRDefault="009D2BAF" w:rsidP="009D2BAF">
      <w:pPr>
        <w:pStyle w:val="Ttulo2"/>
      </w:pPr>
      <w:bookmarkStart w:id="1292" w:name="_Toc230073924"/>
      <w:bookmarkStart w:id="1293" w:name="_Toc230102898"/>
      <w:r>
        <w:t>3.3 Modelagem de Processos e Diagramas (Casos de Uso, Atividade, Sequência</w:t>
      </w:r>
      <w:bookmarkEnd w:id="1292"/>
      <w:bookmarkEnd w:id="1293"/>
    </w:p>
    <w:p w14:paraId="02B85FCA" w14:textId="3144AFDE" w:rsidR="00662AD9" w:rsidRPr="00662AD9" w:rsidRDefault="009D2BAF" w:rsidP="009D2BAF">
      <w:pPr>
        <w:rPr>
          <w:lang w:eastAsia="pt-PT"/>
        </w:rPr>
      </w:pPr>
      <w:r>
        <w:rPr>
          <w:lang w:eastAsia="pt-PT"/>
        </w:rPr>
        <w:t xml:space="preserve">A modelagem de processos constitui uma etapa essencial para organizar e visualizar o funcionamento da plataforma web proposta. Através de diagramas padronizados, é possível representar de forma clara os fluxos de interação entre os utilizadores e o sistema, bem como a lógica interna que garante o correto processamento das informações. Esta secção apresenta os modelos fundamentais Diagrama de Casos de Uso, Diagramas de Atividade e Diagramas de Sequência que sustentam a estrutura técnica da solução. O foco recai na diferenciação dos fluxos para clientes pré-pagos e pós-pagos, na arquitetura baseada em </w:t>
      </w:r>
      <w:proofErr w:type="spellStart"/>
      <w:r>
        <w:rPr>
          <w:lang w:eastAsia="pt-PT"/>
        </w:rPr>
        <w:t>Django</w:t>
      </w:r>
      <w:proofErr w:type="spellEnd"/>
      <w:r>
        <w:rPr>
          <w:lang w:eastAsia="pt-PT"/>
        </w:rPr>
        <w:t xml:space="preserve">, </w:t>
      </w:r>
      <w:proofErr w:type="spellStart"/>
      <w:r>
        <w:rPr>
          <w:lang w:eastAsia="pt-PT"/>
        </w:rPr>
        <w:t>Bootstrap</w:t>
      </w:r>
      <w:proofErr w:type="spellEnd"/>
      <w:r>
        <w:rPr>
          <w:lang w:eastAsia="pt-PT"/>
        </w:rPr>
        <w:t xml:space="preserve"> 5 e </w:t>
      </w:r>
      <w:proofErr w:type="spellStart"/>
      <w:r>
        <w:rPr>
          <w:lang w:eastAsia="pt-PT"/>
        </w:rPr>
        <w:t>PostgreSQL</w:t>
      </w:r>
      <w:proofErr w:type="spellEnd"/>
      <w:r>
        <w:rPr>
          <w:lang w:eastAsia="pt-PT"/>
        </w:rPr>
        <w:t>, e na organização das regras de negócio, da autenticação e do registo de transações num ambiente académico controlado. A modelagem serve como guia para o desenvolvimento, garantindo que cada funcionalidade seja implementada de forma coerente, segura e alinhada com os requisitos identificados.</w:t>
      </w:r>
    </w:p>
    <w:p w14:paraId="2E2A10E9" w14:textId="33348A5F" w:rsidR="007033C2" w:rsidDel="009B53DF" w:rsidRDefault="00897459">
      <w:pPr>
        <w:spacing w:line="360" w:lineRule="auto"/>
        <w:ind w:firstLine="0"/>
        <w:rPr>
          <w:del w:id="1294" w:author="Délcio Raúl" w:date="2026-05-19T01:33:00Z" w16du:dateUtc="2026-05-19T00:33:00Z"/>
          <w:rFonts w:eastAsia="Times New Roman"/>
          <w:bCs/>
          <w:color w:val="000000"/>
          <w:lang w:eastAsia="pt-PT"/>
        </w:rPr>
        <w:pPrChange w:id="1295" w:author="Délcio Raúl" w:date="2026-05-19T00:32:00Z" w16du:dateUtc="2026-05-18T23:32:00Z">
          <w:pPr>
            <w:ind w:firstLine="0"/>
          </w:pPr>
        </w:pPrChange>
      </w:pPr>
      <w:del w:id="1296" w:author="Délcio Raúl" w:date="2026-05-19T01:33:00Z" w16du:dateUtc="2026-05-19T00:33:00Z">
        <w:r w:rsidRPr="00897459" w:rsidDel="009B53DF">
          <w:rPr>
            <w:rFonts w:eastAsia="Times New Roman"/>
            <w:bCs/>
            <w:color w:val="000000"/>
            <w:lang w:eastAsia="pt-PT"/>
          </w:rPr>
          <w:lastRenderedPageBreak/>
          <w:delText>A modelagem de processos é um componente crítico para o desenvolvimento e a arquitetura da plataforma web voltada para a otimização da gestão de atendimento e pagamentos da ENDE, especificamente para clientes pré e pós-pago. Nesta seção, serão detalhados os modelos de processos e diagramas fundamentais — Casos de Uso, Diagramas de Atividade e Diagramas de Sequência — que sustentam a implementação técnica da solução. O enfoque recai sobre a diferenciação da arquitetura web, os métodos de pagamento (Multicaixa Express, Referência), a stack tecnológica adotada (React, Node.js, MySQL), e a lógica backend específica para os módulos pré-pago e pós-pago, incluindo segurança e integr</w:delText>
        </w:r>
        <w:r w:rsidR="00EB6B1F" w:rsidDel="009B53DF">
          <w:rPr>
            <w:rFonts w:eastAsia="Times New Roman"/>
            <w:bCs/>
            <w:color w:val="000000"/>
            <w:lang w:eastAsia="pt-PT"/>
          </w:rPr>
          <w:delText>ação com sistemas de terceiros.</w:delText>
        </w:r>
      </w:del>
    </w:p>
    <w:p w14:paraId="382CD780" w14:textId="534A6C8C" w:rsidR="00EB6B1F" w:rsidRPr="00F94CE3" w:rsidRDefault="00EB6B1F">
      <w:pPr>
        <w:pStyle w:val="Ttulo3"/>
        <w:spacing w:line="360" w:lineRule="auto"/>
        <w:pPrChange w:id="1297" w:author="Délcio Raúl" w:date="2026-05-19T00:32:00Z" w16du:dateUtc="2026-05-18T23:32:00Z">
          <w:pPr>
            <w:pStyle w:val="Ttulo3"/>
          </w:pPr>
        </w:pPrChange>
      </w:pPr>
      <w:bookmarkStart w:id="1298" w:name="_Toc230073925"/>
      <w:bookmarkStart w:id="1299" w:name="_Toc230102899"/>
      <w:r>
        <w:rPr>
          <w:noProof/>
        </w:rPr>
        <w:drawing>
          <wp:anchor distT="0" distB="0" distL="114300" distR="114300" simplePos="0" relativeHeight="251659264" behindDoc="0" locked="0" layoutInCell="1" allowOverlap="1" wp14:anchorId="2B542524" wp14:editId="67FC8AB0">
            <wp:simplePos x="0" y="0"/>
            <wp:positionH relativeFrom="column">
              <wp:posOffset>-608965</wp:posOffset>
            </wp:positionH>
            <wp:positionV relativeFrom="paragraph">
              <wp:posOffset>381000</wp:posOffset>
            </wp:positionV>
            <wp:extent cx="6784507" cy="3990975"/>
            <wp:effectExtent l="0" t="0" r="0" b="0"/>
            <wp:wrapThrough wrapText="bothSides">
              <wp:wrapPolygon edited="0">
                <wp:start x="0" y="0"/>
                <wp:lineTo x="0" y="21445"/>
                <wp:lineTo x="21531" y="21445"/>
                <wp:lineTo x="21531" y="0"/>
                <wp:lineTo x="0" y="0"/>
              </wp:wrapPolygon>
            </wp:wrapThrough>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eepseek_mermaid_20260511_1024b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84507" cy="3990975"/>
                    </a:xfrm>
                    <a:prstGeom prst="rect">
                      <a:avLst/>
                    </a:prstGeom>
                  </pic:spPr>
                </pic:pic>
              </a:graphicData>
            </a:graphic>
            <wp14:sizeRelH relativeFrom="page">
              <wp14:pctWidth>0</wp14:pctWidth>
            </wp14:sizeRelH>
            <wp14:sizeRelV relativeFrom="page">
              <wp14:pctHeight>0</wp14:pctHeight>
            </wp14:sizeRelV>
          </wp:anchor>
        </w:drawing>
      </w:r>
      <w:r>
        <w:t>3.3.1</w:t>
      </w:r>
      <w:r w:rsidRPr="00E8699D">
        <w:t xml:space="preserve"> </w:t>
      </w:r>
      <w:r>
        <w:t>Entidade Relacionamento</w:t>
      </w:r>
      <w:bookmarkEnd w:id="1298"/>
      <w:bookmarkEnd w:id="1299"/>
    </w:p>
    <w:p w14:paraId="04BCBE96" w14:textId="5564AF50" w:rsidR="00EB6B1F" w:rsidRDefault="00EB6B1F">
      <w:pPr>
        <w:spacing w:line="360" w:lineRule="auto"/>
        <w:ind w:firstLine="0"/>
        <w:rPr>
          <w:rFonts w:eastAsia="Times New Roman"/>
          <w:bCs/>
          <w:color w:val="000000"/>
          <w:lang w:eastAsia="pt-PT"/>
        </w:rPr>
        <w:pPrChange w:id="1300" w:author="Délcio Raúl" w:date="2026-05-19T00:32:00Z" w16du:dateUtc="2026-05-18T23:32:00Z">
          <w:pPr>
            <w:ind w:firstLine="0"/>
          </w:pPr>
        </w:pPrChange>
      </w:pPr>
    </w:p>
    <w:p w14:paraId="055C2219" w14:textId="4615AC7F" w:rsidR="00EB6B1F" w:rsidRDefault="00EB6B1F">
      <w:pPr>
        <w:spacing w:line="360" w:lineRule="auto"/>
        <w:ind w:firstLine="0"/>
        <w:rPr>
          <w:rFonts w:eastAsia="Times New Roman"/>
          <w:bCs/>
          <w:color w:val="000000"/>
          <w:lang w:eastAsia="pt-PT"/>
        </w:rPr>
        <w:pPrChange w:id="1301" w:author="Délcio Raúl" w:date="2026-05-19T00:32:00Z" w16du:dateUtc="2026-05-18T23:32:00Z">
          <w:pPr>
            <w:ind w:firstLine="0"/>
          </w:pPr>
        </w:pPrChange>
      </w:pPr>
    </w:p>
    <w:p w14:paraId="5E616C8F" w14:textId="77777777" w:rsidR="00EB6B1F" w:rsidRPr="00EB6B1F" w:rsidRDefault="00EB6B1F">
      <w:pPr>
        <w:spacing w:line="360" w:lineRule="auto"/>
        <w:ind w:firstLine="0"/>
        <w:rPr>
          <w:rFonts w:eastAsia="Times New Roman"/>
          <w:bCs/>
          <w:color w:val="000000"/>
          <w:lang w:eastAsia="pt-PT"/>
        </w:rPr>
        <w:pPrChange w:id="1302" w:author="Délcio Raúl" w:date="2026-05-19T00:32:00Z" w16du:dateUtc="2026-05-18T23:32:00Z">
          <w:pPr>
            <w:ind w:firstLine="0"/>
          </w:pPr>
        </w:pPrChange>
      </w:pPr>
    </w:p>
    <w:p w14:paraId="04EF1D73" w14:textId="64F261C9" w:rsidR="00897459" w:rsidRPr="00897459" w:rsidRDefault="00897459">
      <w:pPr>
        <w:pStyle w:val="Ttulo3"/>
        <w:spacing w:line="360" w:lineRule="auto"/>
        <w:pPrChange w:id="1303" w:author="Délcio Raúl" w:date="2026-05-19T00:32:00Z" w16du:dateUtc="2026-05-18T23:32:00Z">
          <w:pPr>
            <w:pStyle w:val="Ttulo3"/>
          </w:pPr>
        </w:pPrChange>
      </w:pPr>
      <w:bookmarkStart w:id="1304" w:name="_Toc230073926"/>
      <w:bookmarkStart w:id="1305" w:name="_Toc230102900"/>
      <w:r w:rsidRPr="00897459">
        <w:t>3</w:t>
      </w:r>
      <w:r w:rsidR="00EB6B1F">
        <w:t>.3.2</w:t>
      </w:r>
      <w:r w:rsidRPr="00897459">
        <w:t xml:space="preserve"> Modelagem por Casos de Uso</w:t>
      </w:r>
      <w:bookmarkEnd w:id="1304"/>
      <w:bookmarkEnd w:id="1305"/>
    </w:p>
    <w:p w14:paraId="08203C59" w14:textId="1C306999" w:rsidR="007033C2" w:rsidRDefault="007033C2">
      <w:pPr>
        <w:spacing w:line="360" w:lineRule="auto"/>
        <w:ind w:firstLine="0"/>
        <w:rPr>
          <w:rFonts w:eastAsia="Times New Roman"/>
          <w:b/>
          <w:bCs/>
          <w:color w:val="000000"/>
          <w:lang w:eastAsia="pt-PT"/>
        </w:rPr>
        <w:pPrChange w:id="1306" w:author="Délcio Raúl" w:date="2026-05-19T00:32:00Z" w16du:dateUtc="2026-05-18T23:32:00Z">
          <w:pPr>
            <w:ind w:firstLine="0"/>
          </w:pPr>
        </w:pPrChange>
      </w:pPr>
      <w:r>
        <w:rPr>
          <w:rFonts w:eastAsia="Times New Roman"/>
          <w:b/>
          <w:bCs/>
          <w:color w:val="000000"/>
          <w:lang w:eastAsia="pt-PT"/>
        </w:rPr>
        <w:t>Diagrama de Caso de uso</w:t>
      </w:r>
    </w:p>
    <w:p w14:paraId="57B7D91A" w14:textId="1CBFF4FF" w:rsidR="007033C2" w:rsidDel="004C6676" w:rsidRDefault="00312FBF">
      <w:pPr>
        <w:pStyle w:val="Ttulo4"/>
        <w:rPr>
          <w:del w:id="1307" w:author="Délcio Raúl" w:date="2026-05-19T02:47:00Z" w16du:dateUtc="2026-05-19T01:47:00Z"/>
        </w:rPr>
        <w:pPrChange w:id="1308" w:author="Délcio Raúl" w:date="2026-05-19T03:54:00Z" w16du:dateUtc="2026-05-19T02:54:00Z">
          <w:pPr>
            <w:ind w:firstLine="0"/>
          </w:pPr>
        </w:pPrChange>
      </w:pPr>
      <w:ins w:id="1309" w:author="Délcio Raúl" w:date="2026-05-19T03:54:00Z" w16du:dateUtc="2026-05-19T02:54:00Z">
        <w:r>
          <w:lastRenderedPageBreak/>
          <w:t>Administrador</w:t>
        </w:r>
      </w:ins>
      <w:del w:id="1310" w:author="Délcio Raúl" w:date="2026-05-19T03:54:00Z" w16du:dateUtc="2026-05-19T02:54:00Z">
        <w:r w:rsidR="007033C2" w:rsidDel="00312FBF">
          <w:rPr>
            <w:b w:val="0"/>
            <w:bCs w:val="0"/>
            <w:noProof/>
          </w:rPr>
          <w:drawing>
            <wp:inline distT="0" distB="0" distL="0" distR="0" wp14:anchorId="72907296" wp14:editId="68F46724">
              <wp:extent cx="5760085" cy="7722235"/>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iagrama_casos_uso.png"/>
                      <pic:cNvPicPr/>
                    </pic:nvPicPr>
                    <pic:blipFill>
                      <a:blip r:embed="rId11">
                        <a:extLst>
                          <a:ext uri="{28A0092B-C50C-407E-A947-70E740481C1C}">
                            <a14:useLocalDpi xmlns:a14="http://schemas.microsoft.com/office/drawing/2010/main" val="0"/>
                          </a:ext>
                        </a:extLst>
                      </a:blip>
                      <a:stretch>
                        <a:fillRect/>
                      </a:stretch>
                    </pic:blipFill>
                    <pic:spPr>
                      <a:xfrm>
                        <a:off x="0" y="0"/>
                        <a:ext cx="5760085" cy="7722235"/>
                      </a:xfrm>
                      <a:prstGeom prst="rect">
                        <a:avLst/>
                      </a:prstGeom>
                    </pic:spPr>
                  </pic:pic>
                </a:graphicData>
              </a:graphic>
            </wp:inline>
          </w:drawing>
        </w:r>
      </w:del>
    </w:p>
    <w:p w14:paraId="66D66986" w14:textId="77777777" w:rsidR="007033C2" w:rsidDel="004C6676" w:rsidRDefault="007033C2">
      <w:pPr>
        <w:pStyle w:val="Ttulo4"/>
        <w:rPr>
          <w:del w:id="1311" w:author="Délcio Raúl" w:date="2026-05-19T02:47:00Z" w16du:dateUtc="2026-05-19T01:47:00Z"/>
        </w:rPr>
        <w:pPrChange w:id="1312" w:author="Délcio Raúl" w:date="2026-05-19T03:54:00Z" w16du:dateUtc="2026-05-19T02:54:00Z">
          <w:pPr>
            <w:ind w:firstLine="0"/>
          </w:pPr>
        </w:pPrChange>
      </w:pPr>
    </w:p>
    <w:p w14:paraId="761BDF83" w14:textId="686C9B01" w:rsidR="00312FBF" w:rsidRDefault="00312FBF" w:rsidP="001927DB">
      <w:pPr>
        <w:ind w:firstLine="0"/>
        <w:rPr>
          <w:ins w:id="1313" w:author="Délcio Raúl" w:date="2026-05-19T03:56:00Z" w16du:dateUtc="2026-05-19T02:56:00Z"/>
          <w:lang w:eastAsia="pt-PT"/>
        </w:rPr>
      </w:pPr>
      <w:ins w:id="1314" w:author="Délcio Raúl" w:date="2026-05-19T03:55:00Z" w16du:dateUtc="2026-05-19T02:55:00Z">
        <w:r>
          <w:rPr>
            <w:noProof/>
            <w:lang w:eastAsia="pt-PT"/>
          </w:rPr>
          <w:drawing>
            <wp:inline distT="0" distB="0" distL="0" distR="0" wp14:anchorId="29837604" wp14:editId="2359AD4B">
              <wp:extent cx="5760085" cy="4055745"/>
              <wp:effectExtent l="0" t="0" r="0" b="1905"/>
              <wp:docPr id="19011511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51114" name="Imagem 1901151114"/>
                      <pic:cNvPicPr/>
                    </pic:nvPicPr>
                    <pic:blipFill>
                      <a:blip r:embed="rId12">
                        <a:extLst>
                          <a:ext uri="{28A0092B-C50C-407E-A947-70E740481C1C}">
                            <a14:useLocalDpi xmlns:a14="http://schemas.microsoft.com/office/drawing/2010/main" val="0"/>
                          </a:ext>
                        </a:extLst>
                      </a:blip>
                      <a:stretch>
                        <a:fillRect/>
                      </a:stretch>
                    </pic:blipFill>
                    <pic:spPr>
                      <a:xfrm>
                        <a:off x="0" y="0"/>
                        <a:ext cx="5760085" cy="4055745"/>
                      </a:xfrm>
                      <a:prstGeom prst="rect">
                        <a:avLst/>
                      </a:prstGeom>
                    </pic:spPr>
                  </pic:pic>
                </a:graphicData>
              </a:graphic>
            </wp:inline>
          </w:drawing>
        </w:r>
      </w:ins>
    </w:p>
    <w:p w14:paraId="1C46B678" w14:textId="77777777" w:rsidR="00312FBF" w:rsidRDefault="00312FBF" w:rsidP="001927DB">
      <w:pPr>
        <w:ind w:firstLine="0"/>
        <w:rPr>
          <w:ins w:id="1315" w:author="Délcio Raúl" w:date="2026-05-19T03:56:00Z" w16du:dateUtc="2026-05-19T02:56:00Z"/>
          <w:lang w:eastAsia="pt-PT"/>
        </w:rPr>
      </w:pPr>
    </w:p>
    <w:p w14:paraId="7E1FC45E" w14:textId="77777777" w:rsidR="00312FBF" w:rsidRDefault="00312FBF" w:rsidP="001927DB">
      <w:pPr>
        <w:ind w:firstLine="0"/>
        <w:rPr>
          <w:ins w:id="1316" w:author="Délcio Raúl" w:date="2026-05-19T03:56:00Z" w16du:dateUtc="2026-05-19T02:56:00Z"/>
          <w:lang w:eastAsia="pt-PT"/>
        </w:rPr>
      </w:pPr>
    </w:p>
    <w:p w14:paraId="3022DE91" w14:textId="77777777" w:rsidR="00312FBF" w:rsidRDefault="00312FBF" w:rsidP="001927DB">
      <w:pPr>
        <w:ind w:firstLine="0"/>
        <w:rPr>
          <w:ins w:id="1317" w:author="Délcio Raúl" w:date="2026-05-19T03:56:00Z" w16du:dateUtc="2026-05-19T02:56:00Z"/>
          <w:lang w:eastAsia="pt-PT"/>
        </w:rPr>
      </w:pPr>
    </w:p>
    <w:p w14:paraId="734D78D6" w14:textId="77777777" w:rsidR="00312FBF" w:rsidRDefault="00312FBF" w:rsidP="001927DB">
      <w:pPr>
        <w:ind w:firstLine="0"/>
        <w:rPr>
          <w:ins w:id="1318" w:author="Délcio Raúl" w:date="2026-05-19T03:56:00Z" w16du:dateUtc="2026-05-19T02:56:00Z"/>
          <w:lang w:eastAsia="pt-PT"/>
        </w:rPr>
      </w:pPr>
    </w:p>
    <w:p w14:paraId="3E1C8EA6" w14:textId="77777777" w:rsidR="00312FBF" w:rsidRDefault="00312FBF" w:rsidP="001927DB">
      <w:pPr>
        <w:ind w:firstLine="0"/>
        <w:rPr>
          <w:ins w:id="1319" w:author="Délcio Raúl" w:date="2026-05-19T03:56:00Z" w16du:dateUtc="2026-05-19T02:56:00Z"/>
          <w:lang w:eastAsia="pt-PT"/>
        </w:rPr>
      </w:pPr>
    </w:p>
    <w:p w14:paraId="262D5B9C" w14:textId="77777777" w:rsidR="00312FBF" w:rsidRDefault="00312FBF" w:rsidP="001927DB">
      <w:pPr>
        <w:ind w:firstLine="0"/>
        <w:rPr>
          <w:ins w:id="1320" w:author="Délcio Raúl" w:date="2026-05-19T03:56:00Z" w16du:dateUtc="2026-05-19T02:56:00Z"/>
          <w:lang w:eastAsia="pt-PT"/>
        </w:rPr>
      </w:pPr>
    </w:p>
    <w:p w14:paraId="3AC24D72" w14:textId="77777777" w:rsidR="00312FBF" w:rsidRDefault="00312FBF" w:rsidP="001927DB">
      <w:pPr>
        <w:ind w:firstLine="0"/>
        <w:rPr>
          <w:ins w:id="1321" w:author="Délcio Raúl" w:date="2026-05-19T03:56:00Z" w16du:dateUtc="2026-05-19T02:56:00Z"/>
          <w:lang w:eastAsia="pt-PT"/>
        </w:rPr>
      </w:pPr>
    </w:p>
    <w:p w14:paraId="6C9459BD" w14:textId="77777777" w:rsidR="00312FBF" w:rsidRDefault="00312FBF" w:rsidP="001927DB">
      <w:pPr>
        <w:ind w:firstLine="0"/>
        <w:rPr>
          <w:ins w:id="1322" w:author="Délcio Raúl" w:date="2026-05-19T03:56:00Z" w16du:dateUtc="2026-05-19T02:56:00Z"/>
          <w:lang w:eastAsia="pt-PT"/>
        </w:rPr>
      </w:pPr>
    </w:p>
    <w:p w14:paraId="5499CD81" w14:textId="77777777" w:rsidR="00312FBF" w:rsidRDefault="00312FBF" w:rsidP="001927DB">
      <w:pPr>
        <w:ind w:firstLine="0"/>
        <w:rPr>
          <w:ins w:id="1323" w:author="Délcio Raúl" w:date="2026-05-19T03:56:00Z" w16du:dateUtc="2026-05-19T02:56:00Z"/>
          <w:lang w:eastAsia="pt-PT"/>
        </w:rPr>
      </w:pPr>
    </w:p>
    <w:p w14:paraId="63F69459" w14:textId="77777777" w:rsidR="00312FBF" w:rsidRDefault="00312FBF" w:rsidP="001927DB">
      <w:pPr>
        <w:ind w:firstLine="0"/>
        <w:rPr>
          <w:ins w:id="1324" w:author="Délcio Raúl" w:date="2026-05-19T03:56:00Z" w16du:dateUtc="2026-05-19T02:56:00Z"/>
          <w:lang w:eastAsia="pt-PT"/>
        </w:rPr>
      </w:pPr>
    </w:p>
    <w:p w14:paraId="1CBCF112" w14:textId="77777777" w:rsidR="00312FBF" w:rsidRDefault="00312FBF" w:rsidP="001927DB">
      <w:pPr>
        <w:ind w:firstLine="0"/>
        <w:rPr>
          <w:lang w:eastAsia="pt-PT"/>
        </w:rPr>
      </w:pPr>
    </w:p>
    <w:p w14:paraId="0C6B8F9D" w14:textId="77777777" w:rsidR="00982F8E" w:rsidRDefault="00982F8E" w:rsidP="00312FBF">
      <w:pPr>
        <w:rPr>
          <w:lang w:eastAsia="pt-PT"/>
        </w:rPr>
      </w:pPr>
    </w:p>
    <w:p w14:paraId="5596DC35" w14:textId="77777777" w:rsidR="00982F8E" w:rsidRDefault="00982F8E" w:rsidP="00312FBF">
      <w:pPr>
        <w:rPr>
          <w:ins w:id="1325" w:author="Délcio Raúl" w:date="2026-05-19T03:55:00Z" w16du:dateUtc="2026-05-19T02:55:00Z"/>
          <w:lang w:eastAsia="pt-PT"/>
        </w:rPr>
      </w:pPr>
    </w:p>
    <w:p w14:paraId="60AE8379" w14:textId="33C8B4DC" w:rsidR="00312FBF" w:rsidRDefault="00312FBF" w:rsidP="00312FBF">
      <w:pPr>
        <w:pStyle w:val="Ttulo4"/>
        <w:rPr>
          <w:ins w:id="1326" w:author="Délcio Raúl" w:date="2026-05-19T03:55:00Z" w16du:dateUtc="2026-05-19T02:55:00Z"/>
        </w:rPr>
      </w:pPr>
      <w:ins w:id="1327" w:author="Délcio Raúl" w:date="2026-05-19T03:55:00Z" w16du:dateUtc="2026-05-19T02:55:00Z">
        <w:r>
          <w:t>Pré-pago</w:t>
        </w:r>
      </w:ins>
    </w:p>
    <w:p w14:paraId="197F20C2" w14:textId="57DE99B2" w:rsidR="00312FBF" w:rsidRDefault="00312FBF" w:rsidP="00312FBF">
      <w:pPr>
        <w:rPr>
          <w:ins w:id="1328" w:author="Délcio Raúl" w:date="2026-05-19T03:55:00Z" w16du:dateUtc="2026-05-19T02:55:00Z"/>
          <w:lang w:eastAsia="pt-PT"/>
        </w:rPr>
      </w:pPr>
      <w:ins w:id="1329" w:author="Délcio Raúl" w:date="2026-05-19T03:55:00Z" w16du:dateUtc="2026-05-19T02:55:00Z">
        <w:r>
          <w:rPr>
            <w:noProof/>
            <w:lang w:eastAsia="pt-PT"/>
          </w:rPr>
          <w:lastRenderedPageBreak/>
          <w:drawing>
            <wp:inline distT="0" distB="0" distL="0" distR="0" wp14:anchorId="11BB1510" wp14:editId="513EF719">
              <wp:extent cx="5760085" cy="4103370"/>
              <wp:effectExtent l="0" t="0" r="0" b="0"/>
              <wp:docPr id="2143816974" name="Imagem 2" descr="Uma imagem com texto, captura de ecrã, diagrama,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16974" name="Imagem 2" descr="Uma imagem com texto, captura de ecrã, diagrama, Tipo de letra&#10;&#10;Descrição gerada automaticamente"/>
                      <pic:cNvPicPr/>
                    </pic:nvPicPr>
                    <pic:blipFill>
                      <a:blip r:embed="rId13">
                        <a:extLst>
                          <a:ext uri="{28A0092B-C50C-407E-A947-70E740481C1C}">
                            <a14:useLocalDpi xmlns:a14="http://schemas.microsoft.com/office/drawing/2010/main" val="0"/>
                          </a:ext>
                        </a:extLst>
                      </a:blip>
                      <a:stretch>
                        <a:fillRect/>
                      </a:stretch>
                    </pic:blipFill>
                    <pic:spPr>
                      <a:xfrm>
                        <a:off x="0" y="0"/>
                        <a:ext cx="5760085" cy="4103370"/>
                      </a:xfrm>
                      <a:prstGeom prst="rect">
                        <a:avLst/>
                      </a:prstGeom>
                    </pic:spPr>
                  </pic:pic>
                </a:graphicData>
              </a:graphic>
            </wp:inline>
          </w:drawing>
        </w:r>
      </w:ins>
    </w:p>
    <w:p w14:paraId="180E4219" w14:textId="4700EA93" w:rsidR="00312FBF" w:rsidRDefault="00312FBF" w:rsidP="00312FBF">
      <w:pPr>
        <w:pStyle w:val="Ttulo4"/>
        <w:rPr>
          <w:ins w:id="1330" w:author="Délcio Raúl" w:date="2026-05-19T03:55:00Z" w16du:dateUtc="2026-05-19T02:55:00Z"/>
        </w:rPr>
      </w:pPr>
      <w:ins w:id="1331" w:author="Délcio Raúl" w:date="2026-05-19T03:55:00Z" w16du:dateUtc="2026-05-19T02:55:00Z">
        <w:r>
          <w:t>Pós-pago</w:t>
        </w:r>
      </w:ins>
    </w:p>
    <w:p w14:paraId="29FE12CA" w14:textId="3C5BA9E7" w:rsidR="00312FBF" w:rsidRDefault="00312FBF" w:rsidP="00312FBF">
      <w:pPr>
        <w:rPr>
          <w:ins w:id="1332" w:author="Délcio Raúl" w:date="2026-05-19T03:56:00Z" w16du:dateUtc="2026-05-19T02:56:00Z"/>
          <w:lang w:eastAsia="pt-PT"/>
        </w:rPr>
      </w:pPr>
      <w:ins w:id="1333" w:author="Délcio Raúl" w:date="2026-05-19T03:55:00Z" w16du:dateUtc="2026-05-19T02:55:00Z">
        <w:r>
          <w:rPr>
            <w:noProof/>
            <w:lang w:eastAsia="pt-PT"/>
          </w:rPr>
          <w:drawing>
            <wp:inline distT="0" distB="0" distL="0" distR="0" wp14:anchorId="063A148D" wp14:editId="5A3E983E">
              <wp:extent cx="5760085" cy="3727450"/>
              <wp:effectExtent l="0" t="0" r="0" b="6350"/>
              <wp:docPr id="159947333" name="Imagem 3" descr="Uma imagem com texto, captura de ecrã, Tipo de letra, 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7333" name="Imagem 3" descr="Uma imagem com texto, captura de ecrã, Tipo de letra, diagrama&#10;&#10;Descrição gerada automaticamente"/>
                      <pic:cNvPicPr/>
                    </pic:nvPicPr>
                    <pic:blipFill>
                      <a:blip r:embed="rId14">
                        <a:extLst>
                          <a:ext uri="{28A0092B-C50C-407E-A947-70E740481C1C}">
                            <a14:useLocalDpi xmlns:a14="http://schemas.microsoft.com/office/drawing/2010/main" val="0"/>
                          </a:ext>
                        </a:extLst>
                      </a:blip>
                      <a:stretch>
                        <a:fillRect/>
                      </a:stretch>
                    </pic:blipFill>
                    <pic:spPr>
                      <a:xfrm>
                        <a:off x="0" y="0"/>
                        <a:ext cx="5760085" cy="3727450"/>
                      </a:xfrm>
                      <a:prstGeom prst="rect">
                        <a:avLst/>
                      </a:prstGeom>
                    </pic:spPr>
                  </pic:pic>
                </a:graphicData>
              </a:graphic>
            </wp:inline>
          </w:drawing>
        </w:r>
      </w:ins>
    </w:p>
    <w:p w14:paraId="0568AF14" w14:textId="77777777" w:rsidR="00312FBF" w:rsidRDefault="00312FBF" w:rsidP="00312FBF">
      <w:pPr>
        <w:rPr>
          <w:ins w:id="1334" w:author="Délcio Raúl" w:date="2026-05-19T03:56:00Z" w16du:dateUtc="2026-05-19T02:56:00Z"/>
          <w:lang w:eastAsia="pt-PT"/>
        </w:rPr>
      </w:pPr>
    </w:p>
    <w:p w14:paraId="4EAD6083" w14:textId="77777777" w:rsidR="00312FBF" w:rsidRDefault="00312FBF">
      <w:pPr>
        <w:rPr>
          <w:ins w:id="1335" w:author="Délcio Raúl" w:date="2026-05-19T03:55:00Z" w16du:dateUtc="2026-05-19T02:55:00Z"/>
        </w:rPr>
        <w:pPrChange w:id="1336" w:author="Délcio Raúl" w:date="2026-05-19T03:56:00Z" w16du:dateUtc="2026-05-19T02:56:00Z">
          <w:pPr>
            <w:pStyle w:val="Ttulo3"/>
            <w:spacing w:line="360" w:lineRule="auto"/>
          </w:pPr>
        </w:pPrChange>
      </w:pPr>
    </w:p>
    <w:p w14:paraId="4BD71AFD" w14:textId="79A42A77" w:rsidR="00E8699D" w:rsidRPr="00E8699D" w:rsidRDefault="00EB6B1F">
      <w:pPr>
        <w:pStyle w:val="Ttulo3"/>
        <w:spacing w:line="360" w:lineRule="auto"/>
        <w:pPrChange w:id="1337" w:author="Délcio Raúl" w:date="2026-05-19T00:32:00Z" w16du:dateUtc="2026-05-18T23:32:00Z">
          <w:pPr>
            <w:pStyle w:val="Ttulo3"/>
          </w:pPr>
        </w:pPrChange>
      </w:pPr>
      <w:bookmarkStart w:id="1338" w:name="_Toc230073927"/>
      <w:bookmarkStart w:id="1339" w:name="_Toc230102901"/>
      <w:r>
        <w:lastRenderedPageBreak/>
        <w:t>3.3.3</w:t>
      </w:r>
      <w:r w:rsidR="00E8699D" w:rsidRPr="00E8699D">
        <w:t xml:space="preserve"> Diagrama de Atividade</w:t>
      </w:r>
      <w:bookmarkEnd w:id="1338"/>
      <w:bookmarkEnd w:id="1339"/>
    </w:p>
    <w:p w14:paraId="16332737" w14:textId="77777777" w:rsidR="001878C5" w:rsidRDefault="00E8699D">
      <w:pPr>
        <w:spacing w:line="360" w:lineRule="auto"/>
        <w:ind w:firstLine="0"/>
        <w:rPr>
          <w:rFonts w:eastAsia="Times New Roman"/>
          <w:bCs/>
          <w:color w:val="000000"/>
          <w:lang w:eastAsia="pt-PT"/>
        </w:rPr>
        <w:pPrChange w:id="1340" w:author="Délcio Raúl" w:date="2026-05-19T00:32:00Z" w16du:dateUtc="2026-05-18T23:32:00Z">
          <w:pPr>
            <w:ind w:firstLine="0"/>
          </w:pPr>
        </w:pPrChange>
      </w:pPr>
      <w:r w:rsidRPr="00E8699D">
        <w:rPr>
          <w:rFonts w:eastAsia="Times New Roman"/>
          <w:bCs/>
          <w:color w:val="000000"/>
          <w:lang w:eastAsia="pt-PT"/>
        </w:rPr>
        <w:t xml:space="preserve">O diagrama de atividade para o fluxo de pagamento pré-pago foi construído para detalhar a lógica de </w:t>
      </w:r>
      <w:proofErr w:type="spellStart"/>
      <w:r w:rsidRPr="00E8699D">
        <w:rPr>
          <w:rFonts w:eastAsia="Times New Roman"/>
          <w:bCs/>
          <w:color w:val="000000"/>
          <w:lang w:eastAsia="pt-PT"/>
        </w:rPr>
        <w:t>backend</w:t>
      </w:r>
      <w:proofErr w:type="spellEnd"/>
      <w:r w:rsidRPr="00E8699D">
        <w:rPr>
          <w:rFonts w:eastAsia="Times New Roman"/>
          <w:bCs/>
          <w:color w:val="000000"/>
          <w:lang w:eastAsia="pt-PT"/>
        </w:rPr>
        <w:t xml:space="preserve"> e interações assíncronas, com foco na segurança e integridade dos dados.</w:t>
      </w:r>
    </w:p>
    <w:p w14:paraId="6C1E35D2" w14:textId="77777777" w:rsidR="004C79B5" w:rsidRDefault="004C79B5">
      <w:pPr>
        <w:spacing w:line="360" w:lineRule="auto"/>
        <w:ind w:firstLine="0"/>
        <w:rPr>
          <w:rFonts w:eastAsia="Times New Roman"/>
          <w:b/>
          <w:bCs/>
          <w:color w:val="000000"/>
          <w:lang w:eastAsia="pt-PT"/>
        </w:rPr>
        <w:pPrChange w:id="1341" w:author="Délcio Raúl" w:date="2026-05-19T00:32:00Z" w16du:dateUtc="2026-05-18T23:32:00Z">
          <w:pPr>
            <w:ind w:firstLine="0"/>
          </w:pPr>
        </w:pPrChange>
      </w:pPr>
      <w:r w:rsidRPr="0004051B">
        <w:rPr>
          <w:rFonts w:eastAsia="Times New Roman"/>
          <w:b/>
          <w:bCs/>
          <w:color w:val="000000"/>
          <w:lang w:eastAsia="pt-PT"/>
        </w:rPr>
        <w:t xml:space="preserve">Diagrama de Atividade </w:t>
      </w:r>
      <w:r>
        <w:rPr>
          <w:rFonts w:eastAsia="Times New Roman"/>
          <w:b/>
          <w:bCs/>
          <w:color w:val="000000"/>
          <w:lang w:eastAsia="pt-PT"/>
        </w:rPr>
        <w:t>–</w:t>
      </w:r>
      <w:r w:rsidRPr="0004051B">
        <w:rPr>
          <w:rFonts w:eastAsia="Times New Roman"/>
          <w:b/>
          <w:bCs/>
          <w:color w:val="000000"/>
          <w:lang w:eastAsia="pt-PT"/>
        </w:rPr>
        <w:t xml:space="preserve"> </w:t>
      </w:r>
      <w:r>
        <w:rPr>
          <w:rFonts w:eastAsia="Times New Roman"/>
          <w:b/>
          <w:bCs/>
          <w:color w:val="000000"/>
          <w:lang w:eastAsia="pt-PT"/>
        </w:rPr>
        <w:t>Cliente Pós-pago</w:t>
      </w:r>
    </w:p>
    <w:p w14:paraId="5E03AE8D" w14:textId="77777777" w:rsidR="004C79B5" w:rsidRDefault="004C79B5">
      <w:pPr>
        <w:spacing w:line="360" w:lineRule="auto"/>
        <w:ind w:firstLine="0"/>
        <w:rPr>
          <w:rFonts w:eastAsia="Times New Roman"/>
          <w:b/>
          <w:bCs/>
          <w:color w:val="000000"/>
          <w:lang w:eastAsia="pt-PT"/>
        </w:rPr>
        <w:pPrChange w:id="1342" w:author="Délcio Raúl" w:date="2026-05-19T00:32:00Z" w16du:dateUtc="2026-05-18T23:32:00Z">
          <w:pPr>
            <w:ind w:firstLine="0"/>
          </w:pPr>
        </w:pPrChange>
      </w:pPr>
      <w:r>
        <w:rPr>
          <w:rFonts w:eastAsia="Times New Roman"/>
          <w:b/>
          <w:bCs/>
          <w:noProof/>
          <w:color w:val="000000"/>
          <w:lang w:eastAsia="pt-PT"/>
        </w:rPr>
        <w:drawing>
          <wp:inline distT="0" distB="0" distL="0" distR="0" wp14:anchorId="0A052951" wp14:editId="030EC44C">
            <wp:extent cx="5760085" cy="69532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de_activity_post_paid.png"/>
                    <pic:cNvPicPr/>
                  </pic:nvPicPr>
                  <pic:blipFill>
                    <a:blip r:embed="rId15">
                      <a:extLst>
                        <a:ext uri="{28A0092B-C50C-407E-A947-70E740481C1C}">
                          <a14:useLocalDpi xmlns:a14="http://schemas.microsoft.com/office/drawing/2010/main" val="0"/>
                        </a:ext>
                      </a:extLst>
                    </a:blip>
                    <a:stretch>
                      <a:fillRect/>
                    </a:stretch>
                  </pic:blipFill>
                  <pic:spPr>
                    <a:xfrm>
                      <a:off x="0" y="0"/>
                      <a:ext cx="5760085" cy="6953250"/>
                    </a:xfrm>
                    <a:prstGeom prst="rect">
                      <a:avLst/>
                    </a:prstGeom>
                  </pic:spPr>
                </pic:pic>
              </a:graphicData>
            </a:graphic>
          </wp:inline>
        </w:drawing>
      </w:r>
    </w:p>
    <w:p w14:paraId="4E4C3B67" w14:textId="77777777" w:rsidR="004C79B5" w:rsidDel="004C6676" w:rsidRDefault="004C79B5">
      <w:pPr>
        <w:spacing w:line="360" w:lineRule="auto"/>
        <w:ind w:firstLine="0"/>
        <w:rPr>
          <w:del w:id="1343" w:author="Délcio Raúl" w:date="2026-05-19T02:48:00Z" w16du:dateUtc="2026-05-19T01:48:00Z"/>
          <w:rFonts w:eastAsia="Times New Roman"/>
          <w:b/>
          <w:bCs/>
          <w:color w:val="000000"/>
          <w:lang w:eastAsia="pt-PT"/>
        </w:rPr>
        <w:pPrChange w:id="1344" w:author="Délcio Raúl" w:date="2026-05-19T00:32:00Z" w16du:dateUtc="2026-05-18T23:32:00Z">
          <w:pPr>
            <w:ind w:firstLine="0"/>
          </w:pPr>
        </w:pPrChange>
      </w:pPr>
    </w:p>
    <w:p w14:paraId="3DF2F1A6" w14:textId="77777777" w:rsidR="004C79B5" w:rsidDel="004C6676" w:rsidRDefault="004C79B5">
      <w:pPr>
        <w:spacing w:line="360" w:lineRule="auto"/>
        <w:ind w:firstLine="0"/>
        <w:rPr>
          <w:del w:id="1345" w:author="Délcio Raúl" w:date="2026-05-19T02:48:00Z" w16du:dateUtc="2026-05-19T01:48:00Z"/>
          <w:rFonts w:eastAsia="Times New Roman"/>
          <w:b/>
          <w:bCs/>
          <w:color w:val="000000"/>
          <w:lang w:eastAsia="pt-PT"/>
        </w:rPr>
        <w:pPrChange w:id="1346" w:author="Délcio Raúl" w:date="2026-05-19T00:32:00Z" w16du:dateUtc="2026-05-18T23:32:00Z">
          <w:pPr>
            <w:ind w:firstLine="0"/>
          </w:pPr>
        </w:pPrChange>
      </w:pPr>
    </w:p>
    <w:p w14:paraId="4E93744A" w14:textId="77777777" w:rsidR="007033C2" w:rsidRDefault="007033C2">
      <w:pPr>
        <w:spacing w:line="360" w:lineRule="auto"/>
        <w:ind w:firstLine="0"/>
        <w:rPr>
          <w:rFonts w:eastAsia="Times New Roman"/>
          <w:b/>
          <w:bCs/>
          <w:color w:val="000000"/>
          <w:lang w:eastAsia="pt-PT"/>
        </w:rPr>
        <w:pPrChange w:id="1347" w:author="Délcio Raúl" w:date="2026-05-19T00:32:00Z" w16du:dateUtc="2026-05-18T23:32:00Z">
          <w:pPr>
            <w:ind w:firstLine="0"/>
          </w:pPr>
        </w:pPrChange>
      </w:pPr>
    </w:p>
    <w:p w14:paraId="2C2D3C0E" w14:textId="77777777" w:rsidR="004C79B5" w:rsidRDefault="004C79B5">
      <w:pPr>
        <w:spacing w:line="360" w:lineRule="auto"/>
        <w:ind w:firstLine="0"/>
        <w:rPr>
          <w:rFonts w:eastAsia="Times New Roman"/>
          <w:b/>
          <w:bCs/>
          <w:color w:val="000000"/>
          <w:lang w:eastAsia="pt-PT"/>
        </w:rPr>
        <w:pPrChange w:id="1348" w:author="Délcio Raúl" w:date="2026-05-19T00:32:00Z" w16du:dateUtc="2026-05-18T23:32:00Z">
          <w:pPr>
            <w:ind w:firstLine="0"/>
          </w:pPr>
        </w:pPrChange>
      </w:pPr>
      <w:r w:rsidRPr="0004051B">
        <w:rPr>
          <w:rFonts w:eastAsia="Times New Roman"/>
          <w:b/>
          <w:bCs/>
          <w:color w:val="000000"/>
          <w:lang w:eastAsia="pt-PT"/>
        </w:rPr>
        <w:lastRenderedPageBreak/>
        <w:t xml:space="preserve">Diagrama de Atividade </w:t>
      </w:r>
      <w:r>
        <w:rPr>
          <w:rFonts w:eastAsia="Times New Roman"/>
          <w:b/>
          <w:bCs/>
          <w:color w:val="000000"/>
          <w:lang w:eastAsia="pt-PT"/>
        </w:rPr>
        <w:t>–</w:t>
      </w:r>
      <w:r w:rsidRPr="0004051B">
        <w:rPr>
          <w:rFonts w:eastAsia="Times New Roman"/>
          <w:b/>
          <w:bCs/>
          <w:color w:val="000000"/>
          <w:lang w:eastAsia="pt-PT"/>
        </w:rPr>
        <w:t xml:space="preserve"> </w:t>
      </w:r>
      <w:r>
        <w:rPr>
          <w:rFonts w:eastAsia="Times New Roman"/>
          <w:b/>
          <w:bCs/>
          <w:color w:val="000000"/>
          <w:lang w:eastAsia="pt-PT"/>
        </w:rPr>
        <w:t>Cliente Pré-pago</w:t>
      </w:r>
    </w:p>
    <w:p w14:paraId="5E65BB40" w14:textId="77777777" w:rsidR="004C79B5" w:rsidRDefault="004C79B5">
      <w:pPr>
        <w:spacing w:line="360" w:lineRule="auto"/>
        <w:ind w:firstLine="0"/>
        <w:rPr>
          <w:rFonts w:eastAsia="Times New Roman"/>
          <w:b/>
          <w:bCs/>
          <w:color w:val="000000"/>
          <w:lang w:eastAsia="pt-PT"/>
        </w:rPr>
        <w:pPrChange w:id="1349" w:author="Délcio Raúl" w:date="2026-05-19T00:32:00Z" w16du:dateUtc="2026-05-18T23:32:00Z">
          <w:pPr>
            <w:ind w:firstLine="0"/>
          </w:pPr>
        </w:pPrChange>
      </w:pPr>
      <w:r>
        <w:rPr>
          <w:rFonts w:eastAsia="Times New Roman"/>
          <w:b/>
          <w:bCs/>
          <w:noProof/>
          <w:color w:val="000000"/>
          <w:lang w:eastAsia="pt-PT"/>
        </w:rPr>
        <w:drawing>
          <wp:inline distT="0" distB="0" distL="0" distR="0" wp14:anchorId="688D501A" wp14:editId="1046F401">
            <wp:extent cx="5760085" cy="735711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ende_activity_pre_paid.png"/>
                    <pic:cNvPicPr/>
                  </pic:nvPicPr>
                  <pic:blipFill>
                    <a:blip r:embed="rId16">
                      <a:extLst>
                        <a:ext uri="{28A0092B-C50C-407E-A947-70E740481C1C}">
                          <a14:useLocalDpi xmlns:a14="http://schemas.microsoft.com/office/drawing/2010/main" val="0"/>
                        </a:ext>
                      </a:extLst>
                    </a:blip>
                    <a:stretch>
                      <a:fillRect/>
                    </a:stretch>
                  </pic:blipFill>
                  <pic:spPr>
                    <a:xfrm>
                      <a:off x="0" y="0"/>
                      <a:ext cx="5760085" cy="7357110"/>
                    </a:xfrm>
                    <a:prstGeom prst="rect">
                      <a:avLst/>
                    </a:prstGeom>
                  </pic:spPr>
                </pic:pic>
              </a:graphicData>
            </a:graphic>
          </wp:inline>
        </w:drawing>
      </w:r>
    </w:p>
    <w:p w14:paraId="5B9C41D5" w14:textId="063C23EA" w:rsidR="00E8699D" w:rsidRPr="004C79B5" w:rsidRDefault="004C79B5">
      <w:pPr>
        <w:spacing w:line="360" w:lineRule="auto"/>
        <w:rPr>
          <w:rFonts w:eastAsia="Times New Roman"/>
          <w:b/>
          <w:bCs/>
          <w:color w:val="000000"/>
          <w:sz w:val="28"/>
          <w:lang w:eastAsia="pt-PT"/>
        </w:rPr>
        <w:pPrChange w:id="1350" w:author="Délcio Raúl" w:date="2026-05-19T00:32:00Z" w16du:dateUtc="2026-05-18T23:32:00Z">
          <w:pPr/>
        </w:pPrChange>
      </w:pPr>
      <w:r>
        <w:br w:type="page"/>
      </w:r>
    </w:p>
    <w:p w14:paraId="12F64D45" w14:textId="78516D29" w:rsidR="00672755" w:rsidRPr="00672755" w:rsidRDefault="00EB6B1F">
      <w:pPr>
        <w:pStyle w:val="Ttulo3"/>
        <w:spacing w:line="360" w:lineRule="auto"/>
        <w:pPrChange w:id="1351" w:author="Délcio Raúl" w:date="2026-05-19T00:32:00Z" w16du:dateUtc="2026-05-18T23:32:00Z">
          <w:pPr>
            <w:pStyle w:val="Ttulo3"/>
          </w:pPr>
        </w:pPrChange>
      </w:pPr>
      <w:bookmarkStart w:id="1352" w:name="_Toc230073928"/>
      <w:bookmarkStart w:id="1353" w:name="_Toc230102902"/>
      <w:r>
        <w:lastRenderedPageBreak/>
        <w:t>3.3.4</w:t>
      </w:r>
      <w:r w:rsidR="00672755" w:rsidRPr="00672755">
        <w:t xml:space="preserve"> Diagrama de Sequência</w:t>
      </w:r>
      <w:bookmarkEnd w:id="1352"/>
      <w:bookmarkEnd w:id="1353"/>
    </w:p>
    <w:p w14:paraId="0DFF0917" w14:textId="77777777" w:rsidR="00E8699D" w:rsidRDefault="00672755">
      <w:pPr>
        <w:spacing w:line="360" w:lineRule="auto"/>
        <w:ind w:firstLine="0"/>
        <w:rPr>
          <w:rFonts w:eastAsia="Times New Roman"/>
          <w:bCs/>
          <w:color w:val="000000"/>
          <w:lang w:eastAsia="pt-PT"/>
        </w:rPr>
        <w:pPrChange w:id="1354" w:author="Délcio Raúl" w:date="2026-05-19T00:32:00Z" w16du:dateUtc="2026-05-18T23:32:00Z">
          <w:pPr>
            <w:ind w:firstLine="0"/>
          </w:pPr>
        </w:pPrChange>
      </w:pPr>
      <w:r w:rsidRPr="00672755">
        <w:rPr>
          <w:rFonts w:eastAsia="Times New Roman"/>
          <w:bCs/>
          <w:color w:val="000000"/>
          <w:lang w:eastAsia="pt-PT"/>
        </w:rPr>
        <w:t xml:space="preserve">O diagrama de sequência detalha a interação temporal entre os principais componentes do sistema durante o processo de pagamento pré-pago via </w:t>
      </w:r>
      <w:proofErr w:type="spellStart"/>
      <w:r w:rsidRPr="00672755">
        <w:rPr>
          <w:rFonts w:eastAsia="Times New Roman"/>
          <w:bCs/>
          <w:color w:val="000000"/>
          <w:lang w:eastAsia="pt-PT"/>
        </w:rPr>
        <w:t>Multicaixa</w:t>
      </w:r>
      <w:proofErr w:type="spellEnd"/>
      <w:r w:rsidRPr="00672755">
        <w:rPr>
          <w:rFonts w:eastAsia="Times New Roman"/>
          <w:bCs/>
          <w:color w:val="000000"/>
          <w:lang w:eastAsia="pt-PT"/>
        </w:rPr>
        <w:t xml:space="preserve"> Express, ressaltando a arquitetura distribuída e a segurança da plataforma.</w:t>
      </w:r>
    </w:p>
    <w:p w14:paraId="0C0C739A" w14:textId="085CD1C0" w:rsidR="00672755" w:rsidRDefault="004C79B5">
      <w:pPr>
        <w:spacing w:line="360" w:lineRule="auto"/>
        <w:ind w:firstLine="0"/>
        <w:rPr>
          <w:rFonts w:eastAsia="Times New Roman"/>
          <w:b/>
          <w:bCs/>
          <w:color w:val="000000"/>
          <w:lang w:eastAsia="pt-PT"/>
        </w:rPr>
        <w:pPrChange w:id="1355" w:author="Délcio Raúl" w:date="2026-05-19T00:32:00Z" w16du:dateUtc="2026-05-18T23:32:00Z">
          <w:pPr>
            <w:ind w:firstLine="0"/>
          </w:pPr>
        </w:pPrChange>
      </w:pPr>
      <w:r w:rsidRPr="004C79B5">
        <w:rPr>
          <w:rFonts w:eastAsia="Times New Roman"/>
          <w:b/>
          <w:bCs/>
          <w:color w:val="000000"/>
          <w:lang w:eastAsia="pt-PT"/>
        </w:rPr>
        <w:t xml:space="preserve">Diagrama 1 — Diagrama de </w:t>
      </w:r>
      <w:r w:rsidR="001436B3">
        <w:rPr>
          <w:rFonts w:eastAsia="Times New Roman"/>
          <w:b/>
          <w:bCs/>
          <w:color w:val="000000"/>
          <w:lang w:eastAsia="pt-PT"/>
        </w:rPr>
        <w:t>Sequência</w:t>
      </w:r>
      <w:r w:rsidRPr="004C79B5">
        <w:rPr>
          <w:rFonts w:eastAsia="Times New Roman"/>
          <w:b/>
          <w:bCs/>
          <w:color w:val="000000"/>
          <w:lang w:eastAsia="pt-PT"/>
        </w:rPr>
        <w:t xml:space="preserve"> (Fluxo Pré-pago)</w:t>
      </w:r>
    </w:p>
    <w:p w14:paraId="3F3DD74A" w14:textId="77777777" w:rsidR="00F94CE3" w:rsidRDefault="001436B3">
      <w:pPr>
        <w:spacing w:line="360" w:lineRule="auto"/>
        <w:ind w:firstLine="0"/>
        <w:rPr>
          <w:rFonts w:eastAsia="Times New Roman"/>
          <w:b/>
          <w:bCs/>
          <w:color w:val="000000"/>
          <w:lang w:eastAsia="pt-PT"/>
        </w:rPr>
        <w:pPrChange w:id="1356" w:author="Délcio Raúl" w:date="2026-05-19T00:32:00Z" w16du:dateUtc="2026-05-18T23:32:00Z">
          <w:pPr>
            <w:ind w:firstLine="0"/>
          </w:pPr>
        </w:pPrChange>
      </w:pPr>
      <w:r>
        <w:rPr>
          <w:rFonts w:eastAsia="Times New Roman"/>
          <w:b/>
          <w:bCs/>
          <w:noProof/>
          <w:color w:val="000000"/>
          <w:lang w:eastAsia="pt-PT"/>
        </w:rPr>
        <w:drawing>
          <wp:inline distT="0" distB="0" distL="0" distR="0" wp14:anchorId="5129595E" wp14:editId="370D4585">
            <wp:extent cx="5760085" cy="4563745"/>
            <wp:effectExtent l="0" t="0" r="0" b="825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eepseek_mermaid_20260511_1f5a6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4563745"/>
                    </a:xfrm>
                    <a:prstGeom prst="rect">
                      <a:avLst/>
                    </a:prstGeom>
                  </pic:spPr>
                </pic:pic>
              </a:graphicData>
            </a:graphic>
          </wp:inline>
        </w:drawing>
      </w:r>
    </w:p>
    <w:p w14:paraId="4A481E8E" w14:textId="77777777" w:rsidR="00E44EE4" w:rsidRDefault="00E44EE4">
      <w:pPr>
        <w:spacing w:line="360" w:lineRule="auto"/>
        <w:rPr>
          <w:rFonts w:eastAsia="Times New Roman"/>
          <w:b/>
          <w:bCs/>
          <w:color w:val="000000"/>
          <w:lang w:eastAsia="pt-PT"/>
        </w:rPr>
        <w:pPrChange w:id="1357" w:author="Délcio Raúl" w:date="2026-05-19T00:32:00Z" w16du:dateUtc="2026-05-18T23:32:00Z">
          <w:pPr/>
        </w:pPrChange>
      </w:pPr>
      <w:r>
        <w:rPr>
          <w:rFonts w:eastAsia="Times New Roman"/>
          <w:b/>
          <w:bCs/>
          <w:color w:val="000000"/>
          <w:lang w:eastAsia="pt-PT"/>
        </w:rPr>
        <w:br w:type="page"/>
      </w:r>
    </w:p>
    <w:p w14:paraId="5B661B64" w14:textId="7D0880F4" w:rsidR="00EB6B1F" w:rsidRDefault="00EB6B1F">
      <w:pPr>
        <w:spacing w:line="360" w:lineRule="auto"/>
        <w:ind w:firstLine="0"/>
        <w:rPr>
          <w:rFonts w:eastAsia="Times New Roman"/>
          <w:b/>
          <w:bCs/>
          <w:color w:val="000000"/>
          <w:lang w:eastAsia="pt-PT"/>
        </w:rPr>
        <w:pPrChange w:id="1358" w:author="Délcio Raúl" w:date="2026-05-19T00:32:00Z" w16du:dateUtc="2026-05-18T23:32:00Z">
          <w:pPr>
            <w:ind w:firstLine="0"/>
          </w:pPr>
        </w:pPrChange>
      </w:pPr>
      <w:r w:rsidRPr="004C79B5">
        <w:rPr>
          <w:rFonts w:eastAsia="Times New Roman"/>
          <w:b/>
          <w:bCs/>
          <w:color w:val="000000"/>
          <w:lang w:eastAsia="pt-PT"/>
        </w:rPr>
        <w:lastRenderedPageBreak/>
        <w:t xml:space="preserve">Diagrama 1 — Diagrama de </w:t>
      </w:r>
      <w:r>
        <w:rPr>
          <w:rFonts w:eastAsia="Times New Roman"/>
          <w:b/>
          <w:bCs/>
          <w:color w:val="000000"/>
          <w:lang w:eastAsia="pt-PT"/>
        </w:rPr>
        <w:t>Sequência</w:t>
      </w:r>
      <w:r w:rsidRPr="004C79B5">
        <w:rPr>
          <w:rFonts w:eastAsia="Times New Roman"/>
          <w:b/>
          <w:bCs/>
          <w:color w:val="000000"/>
          <w:lang w:eastAsia="pt-PT"/>
        </w:rPr>
        <w:t xml:space="preserve"> (Fluxo P</w:t>
      </w:r>
      <w:r>
        <w:rPr>
          <w:rFonts w:eastAsia="Times New Roman"/>
          <w:b/>
          <w:bCs/>
          <w:color w:val="000000"/>
          <w:lang w:eastAsia="pt-PT"/>
        </w:rPr>
        <w:t>ós</w:t>
      </w:r>
      <w:r w:rsidRPr="004C79B5">
        <w:rPr>
          <w:rFonts w:eastAsia="Times New Roman"/>
          <w:b/>
          <w:bCs/>
          <w:color w:val="000000"/>
          <w:lang w:eastAsia="pt-PT"/>
        </w:rPr>
        <w:t>-pago)</w:t>
      </w:r>
    </w:p>
    <w:p w14:paraId="7735A47D" w14:textId="77777777" w:rsidR="00EB6B1F" w:rsidRDefault="00EB6B1F">
      <w:pPr>
        <w:spacing w:line="360" w:lineRule="auto"/>
        <w:ind w:firstLine="0"/>
        <w:rPr>
          <w:rFonts w:eastAsia="Times New Roman"/>
          <w:b/>
          <w:bCs/>
          <w:color w:val="000000"/>
          <w:lang w:eastAsia="pt-PT"/>
        </w:rPr>
        <w:pPrChange w:id="1359" w:author="Délcio Raúl" w:date="2026-05-19T00:32:00Z" w16du:dateUtc="2026-05-18T23:32:00Z">
          <w:pPr>
            <w:ind w:firstLine="0"/>
          </w:pPr>
        </w:pPrChange>
      </w:pPr>
      <w:r>
        <w:rPr>
          <w:rFonts w:eastAsia="Times New Roman"/>
          <w:b/>
          <w:bCs/>
          <w:noProof/>
          <w:color w:val="000000"/>
          <w:lang w:eastAsia="pt-PT"/>
        </w:rPr>
        <w:drawing>
          <wp:inline distT="0" distB="0" distL="0" distR="0" wp14:anchorId="3B7F41B2" wp14:editId="1C081B7D">
            <wp:extent cx="5760085" cy="4033520"/>
            <wp:effectExtent l="0" t="0" r="0" b="508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eepseek_mermaid_20260511_bf7ad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4033520"/>
                    </a:xfrm>
                    <a:prstGeom prst="rect">
                      <a:avLst/>
                    </a:prstGeom>
                  </pic:spPr>
                </pic:pic>
              </a:graphicData>
            </a:graphic>
          </wp:inline>
        </w:drawing>
      </w:r>
    </w:p>
    <w:p w14:paraId="5FF45575" w14:textId="77777777" w:rsidR="00EB6B1F" w:rsidRDefault="00EB6B1F">
      <w:pPr>
        <w:spacing w:line="360" w:lineRule="auto"/>
        <w:rPr>
          <w:rFonts w:eastAsia="Times New Roman"/>
          <w:b/>
          <w:bCs/>
          <w:color w:val="000000"/>
          <w:lang w:eastAsia="pt-PT"/>
        </w:rPr>
        <w:pPrChange w:id="1360" w:author="Délcio Raúl" w:date="2026-05-19T00:32:00Z" w16du:dateUtc="2026-05-18T23:32:00Z">
          <w:pPr/>
        </w:pPrChange>
      </w:pPr>
      <w:r>
        <w:rPr>
          <w:rFonts w:eastAsia="Times New Roman"/>
          <w:b/>
          <w:bCs/>
          <w:color w:val="000000"/>
          <w:lang w:eastAsia="pt-PT"/>
        </w:rPr>
        <w:br w:type="page"/>
      </w:r>
    </w:p>
    <w:p w14:paraId="3351924B" w14:textId="77777777" w:rsidR="00EB6B1F" w:rsidRDefault="00EB6B1F">
      <w:pPr>
        <w:spacing w:line="360" w:lineRule="auto"/>
        <w:ind w:firstLine="0"/>
        <w:rPr>
          <w:rFonts w:eastAsia="Times New Roman"/>
          <w:b/>
          <w:bCs/>
          <w:color w:val="000000"/>
          <w:lang w:eastAsia="pt-PT"/>
        </w:rPr>
        <w:pPrChange w:id="1361" w:author="Délcio Raúl" w:date="2026-05-19T00:32:00Z" w16du:dateUtc="2026-05-18T23:32:00Z">
          <w:pPr>
            <w:ind w:firstLine="0"/>
          </w:pPr>
        </w:pPrChange>
      </w:pPr>
    </w:p>
    <w:p w14:paraId="6ED33B69" w14:textId="34B5CB47" w:rsidR="001436B3" w:rsidRDefault="001436B3">
      <w:pPr>
        <w:spacing w:line="360" w:lineRule="auto"/>
        <w:ind w:firstLine="0"/>
        <w:rPr>
          <w:rFonts w:eastAsia="Times New Roman"/>
          <w:b/>
          <w:bCs/>
          <w:color w:val="000000"/>
          <w:lang w:eastAsia="pt-PT"/>
        </w:rPr>
        <w:pPrChange w:id="1362" w:author="Délcio Raúl" w:date="2026-05-19T00:32:00Z" w16du:dateUtc="2026-05-18T23:32:00Z">
          <w:pPr>
            <w:ind w:firstLine="0"/>
          </w:pPr>
        </w:pPrChange>
      </w:pPr>
      <w:r w:rsidRPr="004C79B5">
        <w:rPr>
          <w:rFonts w:eastAsia="Times New Roman"/>
          <w:b/>
          <w:bCs/>
          <w:color w:val="000000"/>
          <w:lang w:eastAsia="pt-PT"/>
        </w:rPr>
        <w:t xml:space="preserve">Diagrama 1 — Diagrama de </w:t>
      </w:r>
      <w:r>
        <w:rPr>
          <w:rFonts w:eastAsia="Times New Roman"/>
          <w:b/>
          <w:bCs/>
          <w:color w:val="000000"/>
          <w:lang w:eastAsia="pt-PT"/>
        </w:rPr>
        <w:t>Sequência</w:t>
      </w:r>
      <w:r w:rsidRPr="004C79B5">
        <w:rPr>
          <w:rFonts w:eastAsia="Times New Roman"/>
          <w:b/>
          <w:bCs/>
          <w:color w:val="000000"/>
          <w:lang w:eastAsia="pt-PT"/>
        </w:rPr>
        <w:t xml:space="preserve"> (</w:t>
      </w:r>
      <w:r w:rsidRPr="001436B3">
        <w:rPr>
          <w:rFonts w:eastAsia="Times New Roman"/>
          <w:b/>
          <w:bCs/>
          <w:color w:val="000000"/>
          <w:lang w:eastAsia="pt-PT"/>
        </w:rPr>
        <w:t>Autenticação + Pagamento (</w:t>
      </w:r>
      <w:proofErr w:type="spellStart"/>
      <w:r w:rsidRPr="001436B3">
        <w:rPr>
          <w:rFonts w:eastAsia="Times New Roman"/>
          <w:b/>
          <w:bCs/>
          <w:color w:val="000000"/>
          <w:lang w:eastAsia="pt-PT"/>
        </w:rPr>
        <w:t>Multicaixa</w:t>
      </w:r>
      <w:proofErr w:type="spellEnd"/>
      <w:r w:rsidRPr="001436B3">
        <w:rPr>
          <w:rFonts w:eastAsia="Times New Roman"/>
          <w:b/>
          <w:bCs/>
          <w:color w:val="000000"/>
          <w:lang w:eastAsia="pt-PT"/>
        </w:rPr>
        <w:t xml:space="preserve"> Express)</w:t>
      </w:r>
      <w:r w:rsidRPr="004C79B5">
        <w:rPr>
          <w:rFonts w:eastAsia="Times New Roman"/>
          <w:b/>
          <w:bCs/>
          <w:color w:val="000000"/>
          <w:lang w:eastAsia="pt-PT"/>
        </w:rPr>
        <w:t>)</w:t>
      </w:r>
    </w:p>
    <w:p w14:paraId="52A0048F" w14:textId="330159FD" w:rsidR="001436B3" w:rsidRDefault="001436B3">
      <w:pPr>
        <w:spacing w:line="360" w:lineRule="auto"/>
        <w:ind w:firstLine="0"/>
        <w:rPr>
          <w:rFonts w:eastAsia="Times New Roman"/>
          <w:b/>
          <w:bCs/>
          <w:color w:val="000000"/>
          <w:lang w:eastAsia="pt-PT"/>
        </w:rPr>
        <w:pPrChange w:id="1363" w:author="Délcio Raúl" w:date="2026-05-19T00:32:00Z" w16du:dateUtc="2026-05-18T23:32:00Z">
          <w:pPr>
            <w:ind w:firstLine="0"/>
          </w:pPr>
        </w:pPrChange>
      </w:pPr>
      <w:r>
        <w:rPr>
          <w:rFonts w:eastAsia="Times New Roman"/>
          <w:b/>
          <w:bCs/>
          <w:noProof/>
          <w:color w:val="000000"/>
          <w:lang w:eastAsia="pt-PT"/>
        </w:rPr>
        <w:drawing>
          <wp:inline distT="0" distB="0" distL="0" distR="0" wp14:anchorId="55E61CF2" wp14:editId="4055C00F">
            <wp:extent cx="5760085" cy="4467225"/>
            <wp:effectExtent l="0" t="0" r="0" b="952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eepseek_mermaid_20260511_42a55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4467225"/>
                    </a:xfrm>
                    <a:prstGeom prst="rect">
                      <a:avLst/>
                    </a:prstGeom>
                  </pic:spPr>
                </pic:pic>
              </a:graphicData>
            </a:graphic>
          </wp:inline>
        </w:drawing>
      </w:r>
    </w:p>
    <w:p w14:paraId="723A40A2" w14:textId="77777777" w:rsidR="00EB6B1F" w:rsidRDefault="00EB6B1F">
      <w:pPr>
        <w:spacing w:line="360" w:lineRule="auto"/>
        <w:pPrChange w:id="1364" w:author="Délcio Raúl" w:date="2026-05-19T00:32:00Z" w16du:dateUtc="2026-05-18T23:32:00Z">
          <w:pPr/>
        </w:pPrChange>
      </w:pPr>
    </w:p>
    <w:p w14:paraId="55AC794F" w14:textId="77777777" w:rsidR="00E44EE4" w:rsidRPr="00672755" w:rsidRDefault="007033C2">
      <w:pPr>
        <w:pStyle w:val="Ttulo3"/>
        <w:spacing w:line="360" w:lineRule="auto"/>
        <w:pPrChange w:id="1365" w:author="Délcio Raúl" w:date="2026-05-19T00:32:00Z" w16du:dateUtc="2026-05-18T23:32:00Z">
          <w:pPr>
            <w:pStyle w:val="Ttulo3"/>
          </w:pPr>
        </w:pPrChange>
      </w:pPr>
      <w:r>
        <w:br w:type="page"/>
      </w:r>
      <w:bookmarkStart w:id="1366" w:name="_Toc230073929"/>
      <w:bookmarkStart w:id="1367" w:name="_Toc230102903"/>
      <w:r w:rsidR="00E44EE4">
        <w:lastRenderedPageBreak/>
        <w:t>3.3.5</w:t>
      </w:r>
      <w:r w:rsidR="00E44EE4" w:rsidRPr="00672755">
        <w:t xml:space="preserve"> Diagrama de </w:t>
      </w:r>
      <w:r w:rsidR="00E44EE4">
        <w:t>Classes UML</w:t>
      </w:r>
      <w:bookmarkEnd w:id="1366"/>
      <w:bookmarkEnd w:id="1367"/>
    </w:p>
    <w:p w14:paraId="54B6A490" w14:textId="77777777" w:rsidR="00E44EE4" w:rsidRDefault="00E44EE4">
      <w:pPr>
        <w:spacing w:line="360" w:lineRule="auto"/>
        <w:ind w:firstLine="0"/>
        <w:rPr>
          <w:rFonts w:eastAsia="Times New Roman"/>
          <w:b/>
          <w:bCs/>
          <w:color w:val="000000"/>
          <w:lang w:eastAsia="pt-PT"/>
        </w:rPr>
        <w:pPrChange w:id="1368" w:author="Délcio Raúl" w:date="2026-05-19T00:32:00Z" w16du:dateUtc="2026-05-18T23:32:00Z">
          <w:pPr>
            <w:ind w:firstLine="0"/>
          </w:pPr>
        </w:pPrChange>
      </w:pPr>
      <w:r>
        <w:rPr>
          <w:rFonts w:eastAsia="Times New Roman"/>
          <w:b/>
          <w:bCs/>
          <w:noProof/>
          <w:color w:val="000000"/>
          <w:lang w:eastAsia="pt-PT"/>
        </w:rPr>
        <w:drawing>
          <wp:inline distT="0" distB="0" distL="0" distR="0" wp14:anchorId="4BD607A5" wp14:editId="6CF034A8">
            <wp:extent cx="5760085" cy="3602355"/>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eepseek_mermaid_20260511_08f92a.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085" cy="3602355"/>
                    </a:xfrm>
                    <a:prstGeom prst="rect">
                      <a:avLst/>
                    </a:prstGeom>
                  </pic:spPr>
                </pic:pic>
              </a:graphicData>
            </a:graphic>
          </wp:inline>
        </w:drawing>
      </w:r>
    </w:p>
    <w:p w14:paraId="7DD4127C" w14:textId="77777777" w:rsidR="00E44EE4" w:rsidRDefault="00E44EE4">
      <w:pPr>
        <w:spacing w:line="360" w:lineRule="auto"/>
        <w:ind w:firstLine="0"/>
        <w:rPr>
          <w:rFonts w:eastAsia="Times New Roman"/>
          <w:b/>
          <w:bCs/>
          <w:color w:val="000000"/>
          <w:lang w:eastAsia="pt-PT"/>
        </w:rPr>
        <w:pPrChange w:id="1369" w:author="Délcio Raúl" w:date="2026-05-19T00:32:00Z" w16du:dateUtc="2026-05-18T23:32:00Z">
          <w:pPr>
            <w:ind w:firstLine="0"/>
          </w:pPr>
        </w:pPrChange>
      </w:pPr>
      <w:r>
        <w:rPr>
          <w:rFonts w:eastAsia="Times New Roman"/>
          <w:b/>
          <w:bCs/>
          <w:color w:val="000000"/>
          <w:lang w:eastAsia="pt-PT"/>
        </w:rPr>
        <w:br w:type="page"/>
      </w:r>
    </w:p>
    <w:p w14:paraId="0A08A14A" w14:textId="77777777" w:rsidR="007033C2" w:rsidRDefault="007033C2">
      <w:pPr>
        <w:spacing w:line="360" w:lineRule="auto"/>
        <w:rPr>
          <w:rFonts w:eastAsia="Times New Roman"/>
          <w:b/>
          <w:bCs/>
          <w:color w:val="000000"/>
          <w:sz w:val="28"/>
          <w:lang w:eastAsia="pt-PT"/>
        </w:rPr>
        <w:pPrChange w:id="1370" w:author="Délcio Raúl" w:date="2026-05-19T00:32:00Z" w16du:dateUtc="2026-05-18T23:32:00Z">
          <w:pPr/>
        </w:pPrChange>
      </w:pPr>
    </w:p>
    <w:p w14:paraId="3C557FED" w14:textId="6980BABA" w:rsidR="00A2257E" w:rsidRDefault="0004051B">
      <w:pPr>
        <w:pStyle w:val="Ttulo2"/>
        <w:spacing w:line="360" w:lineRule="auto"/>
      </w:pPr>
      <w:bookmarkStart w:id="1371" w:name="_Toc230073930"/>
      <w:bookmarkStart w:id="1372" w:name="_Toc230102904"/>
      <w:r>
        <w:t>3.</w:t>
      </w:r>
      <w:r w:rsidR="00D67001">
        <w:t>4</w:t>
      </w:r>
      <w:r w:rsidRPr="0004051B">
        <w:t xml:space="preserve"> Códigos (Exemplos de Integração)</w:t>
      </w:r>
      <w:bookmarkEnd w:id="1371"/>
      <w:bookmarkEnd w:id="1372"/>
    </w:p>
    <w:p w14:paraId="698EFD46" w14:textId="78BF5D25" w:rsidR="00CE3519" w:rsidRDefault="00FB6C6D" w:rsidP="00096DAA">
      <w:pPr>
        <w:pStyle w:val="Ttulo3"/>
      </w:pPr>
      <w:bookmarkStart w:id="1373" w:name="_Toc230073931"/>
      <w:bookmarkStart w:id="1374" w:name="_Toc230102905"/>
      <w:r w:rsidRPr="00FB6C6D">
        <w:rPr>
          <w:noProof/>
        </w:rPr>
        <w:drawing>
          <wp:anchor distT="0" distB="0" distL="114300" distR="114300" simplePos="0" relativeHeight="251667456" behindDoc="1" locked="0" layoutInCell="1" allowOverlap="1" wp14:anchorId="24E2484B" wp14:editId="40DE4692">
            <wp:simplePos x="0" y="0"/>
            <wp:positionH relativeFrom="column">
              <wp:posOffset>-535305</wp:posOffset>
            </wp:positionH>
            <wp:positionV relativeFrom="paragraph">
              <wp:posOffset>274955</wp:posOffset>
            </wp:positionV>
            <wp:extent cx="6594475" cy="4136390"/>
            <wp:effectExtent l="0" t="0" r="0" b="0"/>
            <wp:wrapTight wrapText="bothSides">
              <wp:wrapPolygon edited="0">
                <wp:start x="0" y="0"/>
                <wp:lineTo x="0" y="21487"/>
                <wp:lineTo x="21527" y="21487"/>
                <wp:lineTo x="21527" y="0"/>
                <wp:lineTo x="0" y="0"/>
              </wp:wrapPolygon>
            </wp:wrapTight>
            <wp:docPr id="19840367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36719" name=""/>
                    <pic:cNvPicPr/>
                  </pic:nvPicPr>
                  <pic:blipFill>
                    <a:blip r:embed="rId21">
                      <a:extLst>
                        <a:ext uri="{28A0092B-C50C-407E-A947-70E740481C1C}">
                          <a14:useLocalDpi xmlns:a14="http://schemas.microsoft.com/office/drawing/2010/main" val="0"/>
                        </a:ext>
                      </a:extLst>
                    </a:blip>
                    <a:stretch>
                      <a:fillRect/>
                    </a:stretch>
                  </pic:blipFill>
                  <pic:spPr>
                    <a:xfrm>
                      <a:off x="0" y="0"/>
                      <a:ext cx="6594475" cy="4136390"/>
                    </a:xfrm>
                    <a:prstGeom prst="rect">
                      <a:avLst/>
                    </a:prstGeom>
                  </pic:spPr>
                </pic:pic>
              </a:graphicData>
            </a:graphic>
            <wp14:sizeRelH relativeFrom="margin">
              <wp14:pctWidth>0</wp14:pctWidth>
            </wp14:sizeRelH>
          </wp:anchor>
        </w:drawing>
      </w:r>
      <w:r>
        <w:t xml:space="preserve">3.4.1 Rotas do </w:t>
      </w:r>
      <w:r w:rsidR="00D474C8">
        <w:t xml:space="preserve">projeto em </w:t>
      </w:r>
      <w:proofErr w:type="spellStart"/>
      <w:r w:rsidR="00D474C8">
        <w:t>Django</w:t>
      </w:r>
      <w:bookmarkEnd w:id="1373"/>
      <w:bookmarkEnd w:id="1374"/>
      <w:proofErr w:type="spellEnd"/>
    </w:p>
    <w:p w14:paraId="38F7CBF3" w14:textId="7AC52583" w:rsidR="00FB6C6D" w:rsidRDefault="00047269" w:rsidP="00047269">
      <w:pPr>
        <w:pStyle w:val="Ttulo3"/>
      </w:pPr>
      <w:bookmarkStart w:id="1375" w:name="_Toc230073932"/>
      <w:bookmarkStart w:id="1376" w:name="_Toc230102906"/>
      <w:r w:rsidRPr="00047269">
        <w:rPr>
          <w:noProof/>
        </w:rPr>
        <w:drawing>
          <wp:anchor distT="0" distB="0" distL="114300" distR="114300" simplePos="0" relativeHeight="251668480" behindDoc="1" locked="0" layoutInCell="1" allowOverlap="1" wp14:anchorId="40BEFC6C" wp14:editId="0A6B3DFE">
            <wp:simplePos x="0" y="0"/>
            <wp:positionH relativeFrom="column">
              <wp:posOffset>-535305</wp:posOffset>
            </wp:positionH>
            <wp:positionV relativeFrom="paragraph">
              <wp:posOffset>4481830</wp:posOffset>
            </wp:positionV>
            <wp:extent cx="6744335" cy="2583180"/>
            <wp:effectExtent l="0" t="0" r="0" b="7620"/>
            <wp:wrapTight wrapText="bothSides">
              <wp:wrapPolygon edited="0">
                <wp:start x="0" y="0"/>
                <wp:lineTo x="0" y="21504"/>
                <wp:lineTo x="21537" y="21504"/>
                <wp:lineTo x="21537" y="0"/>
                <wp:lineTo x="0" y="0"/>
              </wp:wrapPolygon>
            </wp:wrapTight>
            <wp:docPr id="95968432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84323" name=""/>
                    <pic:cNvPicPr/>
                  </pic:nvPicPr>
                  <pic:blipFill>
                    <a:blip r:embed="rId22">
                      <a:extLst>
                        <a:ext uri="{28A0092B-C50C-407E-A947-70E740481C1C}">
                          <a14:useLocalDpi xmlns:a14="http://schemas.microsoft.com/office/drawing/2010/main" val="0"/>
                        </a:ext>
                      </a:extLst>
                    </a:blip>
                    <a:stretch>
                      <a:fillRect/>
                    </a:stretch>
                  </pic:blipFill>
                  <pic:spPr>
                    <a:xfrm>
                      <a:off x="0" y="0"/>
                      <a:ext cx="6744335" cy="2583180"/>
                    </a:xfrm>
                    <a:prstGeom prst="rect">
                      <a:avLst/>
                    </a:prstGeom>
                  </pic:spPr>
                </pic:pic>
              </a:graphicData>
            </a:graphic>
            <wp14:sizeRelH relativeFrom="margin">
              <wp14:pctWidth>0</wp14:pctWidth>
            </wp14:sizeRelH>
          </wp:anchor>
        </w:drawing>
      </w:r>
      <w:r>
        <w:t>3.4.2 API de pagamento</w:t>
      </w:r>
      <w:bookmarkEnd w:id="1375"/>
      <w:bookmarkEnd w:id="1376"/>
    </w:p>
    <w:p w14:paraId="7EFD50BD" w14:textId="02EA8A38" w:rsidR="00047269" w:rsidRDefault="00047269" w:rsidP="00FB6C6D">
      <w:pPr>
        <w:rPr>
          <w:lang w:eastAsia="pt-PT"/>
        </w:rPr>
      </w:pPr>
    </w:p>
    <w:p w14:paraId="749E8D04" w14:textId="77777777" w:rsidR="00D474C8" w:rsidRPr="00FB6C6D" w:rsidRDefault="00D474C8" w:rsidP="00FB6C6D">
      <w:pPr>
        <w:rPr>
          <w:lang w:eastAsia="pt-PT"/>
        </w:rPr>
      </w:pPr>
    </w:p>
    <w:p w14:paraId="508FEE82" w14:textId="76B3B266" w:rsidR="00A2257E" w:rsidRDefault="00096DAA" w:rsidP="00096DAA">
      <w:pPr>
        <w:pStyle w:val="Ttulo3"/>
      </w:pPr>
      <w:bookmarkStart w:id="1377" w:name="_Toc230073933"/>
      <w:bookmarkStart w:id="1378" w:name="_Toc230102907"/>
      <w:r w:rsidRPr="00096DAA">
        <w:rPr>
          <w:noProof/>
        </w:rPr>
        <w:lastRenderedPageBreak/>
        <w:drawing>
          <wp:anchor distT="0" distB="0" distL="114300" distR="114300" simplePos="0" relativeHeight="251666432" behindDoc="1" locked="0" layoutInCell="1" allowOverlap="1" wp14:anchorId="15F62398" wp14:editId="49FC6C01">
            <wp:simplePos x="0" y="0"/>
            <wp:positionH relativeFrom="column">
              <wp:posOffset>-377190</wp:posOffset>
            </wp:positionH>
            <wp:positionV relativeFrom="paragraph">
              <wp:posOffset>274955</wp:posOffset>
            </wp:positionV>
            <wp:extent cx="6586220" cy="3450590"/>
            <wp:effectExtent l="0" t="0" r="5080" b="0"/>
            <wp:wrapTight wrapText="bothSides">
              <wp:wrapPolygon edited="0">
                <wp:start x="0" y="0"/>
                <wp:lineTo x="0" y="21465"/>
                <wp:lineTo x="21554" y="21465"/>
                <wp:lineTo x="21554" y="0"/>
                <wp:lineTo x="0" y="0"/>
              </wp:wrapPolygon>
            </wp:wrapTight>
            <wp:docPr id="17971457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45714" name=""/>
                    <pic:cNvPicPr/>
                  </pic:nvPicPr>
                  <pic:blipFill>
                    <a:blip r:embed="rId23">
                      <a:extLst>
                        <a:ext uri="{28A0092B-C50C-407E-A947-70E740481C1C}">
                          <a14:useLocalDpi xmlns:a14="http://schemas.microsoft.com/office/drawing/2010/main" val="0"/>
                        </a:ext>
                      </a:extLst>
                    </a:blip>
                    <a:stretch>
                      <a:fillRect/>
                    </a:stretch>
                  </pic:blipFill>
                  <pic:spPr>
                    <a:xfrm>
                      <a:off x="0" y="0"/>
                      <a:ext cx="6586220" cy="3450590"/>
                    </a:xfrm>
                    <a:prstGeom prst="rect">
                      <a:avLst/>
                    </a:prstGeom>
                  </pic:spPr>
                </pic:pic>
              </a:graphicData>
            </a:graphic>
            <wp14:sizeRelH relativeFrom="margin">
              <wp14:pctWidth>0</wp14:pctWidth>
            </wp14:sizeRelH>
          </wp:anchor>
        </w:drawing>
      </w:r>
      <w:r>
        <w:t>3.4.</w:t>
      </w:r>
      <w:r w:rsidR="00554586">
        <w:t>3</w:t>
      </w:r>
      <w:r>
        <w:t xml:space="preserve"> Limitador de requisições</w:t>
      </w:r>
      <w:bookmarkEnd w:id="1377"/>
      <w:bookmarkEnd w:id="1378"/>
    </w:p>
    <w:p w14:paraId="2492AFE9" w14:textId="1644A324" w:rsidR="00096DAA" w:rsidRDefault="00096DAA" w:rsidP="00096DAA">
      <w:pPr>
        <w:rPr>
          <w:lang w:eastAsia="pt-PT"/>
        </w:rPr>
      </w:pPr>
    </w:p>
    <w:p w14:paraId="52D78A82" w14:textId="77777777" w:rsidR="00995046" w:rsidRDefault="00995046" w:rsidP="00096DAA">
      <w:pPr>
        <w:rPr>
          <w:lang w:eastAsia="pt-PT"/>
        </w:rPr>
      </w:pPr>
    </w:p>
    <w:p w14:paraId="04981DFE" w14:textId="77777777" w:rsidR="00995046" w:rsidRDefault="00995046" w:rsidP="00096DAA">
      <w:pPr>
        <w:rPr>
          <w:lang w:eastAsia="pt-PT"/>
        </w:rPr>
      </w:pPr>
    </w:p>
    <w:p w14:paraId="331B9638" w14:textId="77777777" w:rsidR="00995046" w:rsidRDefault="00995046" w:rsidP="00096DAA">
      <w:pPr>
        <w:rPr>
          <w:lang w:eastAsia="pt-PT"/>
        </w:rPr>
      </w:pPr>
    </w:p>
    <w:p w14:paraId="21873190" w14:textId="77777777" w:rsidR="00995046" w:rsidRDefault="00995046" w:rsidP="00096DAA">
      <w:pPr>
        <w:rPr>
          <w:lang w:eastAsia="pt-PT"/>
        </w:rPr>
      </w:pPr>
    </w:p>
    <w:p w14:paraId="0C5F9E44" w14:textId="77777777" w:rsidR="00995046" w:rsidRDefault="00995046" w:rsidP="00096DAA">
      <w:pPr>
        <w:rPr>
          <w:lang w:eastAsia="pt-PT"/>
        </w:rPr>
      </w:pPr>
    </w:p>
    <w:p w14:paraId="742E9998" w14:textId="77777777" w:rsidR="00995046" w:rsidRDefault="00995046" w:rsidP="00096DAA">
      <w:pPr>
        <w:rPr>
          <w:lang w:eastAsia="pt-PT"/>
        </w:rPr>
      </w:pPr>
    </w:p>
    <w:p w14:paraId="13678F79" w14:textId="77777777" w:rsidR="00995046" w:rsidRDefault="00995046" w:rsidP="00096DAA">
      <w:pPr>
        <w:rPr>
          <w:lang w:eastAsia="pt-PT"/>
        </w:rPr>
      </w:pPr>
    </w:p>
    <w:p w14:paraId="2D9E3089" w14:textId="77777777" w:rsidR="00995046" w:rsidRDefault="00995046" w:rsidP="00096DAA">
      <w:pPr>
        <w:rPr>
          <w:lang w:eastAsia="pt-PT"/>
        </w:rPr>
      </w:pPr>
    </w:p>
    <w:p w14:paraId="51842EB6" w14:textId="77777777" w:rsidR="00995046" w:rsidRDefault="00995046" w:rsidP="00096DAA">
      <w:pPr>
        <w:rPr>
          <w:lang w:eastAsia="pt-PT"/>
        </w:rPr>
      </w:pPr>
    </w:p>
    <w:p w14:paraId="567BC568" w14:textId="77777777" w:rsidR="00995046" w:rsidRDefault="00995046" w:rsidP="00096DAA">
      <w:pPr>
        <w:rPr>
          <w:lang w:eastAsia="pt-PT"/>
        </w:rPr>
      </w:pPr>
    </w:p>
    <w:p w14:paraId="086D709C" w14:textId="77777777" w:rsidR="00995046" w:rsidRDefault="00995046" w:rsidP="00096DAA">
      <w:pPr>
        <w:rPr>
          <w:lang w:eastAsia="pt-PT"/>
        </w:rPr>
      </w:pPr>
    </w:p>
    <w:p w14:paraId="49D72D97" w14:textId="77777777" w:rsidR="00995046" w:rsidRDefault="00995046" w:rsidP="00096DAA">
      <w:pPr>
        <w:rPr>
          <w:lang w:eastAsia="pt-PT"/>
        </w:rPr>
      </w:pPr>
    </w:p>
    <w:p w14:paraId="65C3C32E" w14:textId="77777777" w:rsidR="00995046" w:rsidRDefault="00995046" w:rsidP="00096DAA">
      <w:pPr>
        <w:rPr>
          <w:lang w:eastAsia="pt-PT"/>
        </w:rPr>
      </w:pPr>
    </w:p>
    <w:p w14:paraId="3600B1BD" w14:textId="77777777" w:rsidR="00995046" w:rsidRDefault="00995046" w:rsidP="00096DAA">
      <w:pPr>
        <w:rPr>
          <w:lang w:eastAsia="pt-PT"/>
        </w:rPr>
      </w:pPr>
    </w:p>
    <w:p w14:paraId="1F6D4B1A" w14:textId="77777777" w:rsidR="00995046" w:rsidRDefault="00995046" w:rsidP="00096DAA">
      <w:pPr>
        <w:rPr>
          <w:lang w:eastAsia="pt-PT"/>
        </w:rPr>
      </w:pPr>
    </w:p>
    <w:p w14:paraId="6E444278" w14:textId="77777777" w:rsidR="00995046" w:rsidRDefault="00995046" w:rsidP="00096DAA">
      <w:pPr>
        <w:rPr>
          <w:lang w:eastAsia="pt-PT"/>
        </w:rPr>
      </w:pPr>
    </w:p>
    <w:p w14:paraId="18B7B9C9" w14:textId="77777777" w:rsidR="00995046" w:rsidRDefault="00995046" w:rsidP="00096DAA">
      <w:pPr>
        <w:rPr>
          <w:lang w:eastAsia="pt-PT"/>
        </w:rPr>
      </w:pPr>
    </w:p>
    <w:p w14:paraId="13E1A532" w14:textId="3FF138E3" w:rsidR="00995046" w:rsidRDefault="00995046" w:rsidP="00995046">
      <w:pPr>
        <w:pStyle w:val="Ttulo3"/>
      </w:pPr>
      <w:bookmarkStart w:id="1379" w:name="_Toc230073934"/>
      <w:bookmarkStart w:id="1380" w:name="_Toc230102908"/>
      <w:r w:rsidRPr="00995046">
        <w:rPr>
          <w:noProof/>
        </w:rPr>
        <w:lastRenderedPageBreak/>
        <w:drawing>
          <wp:anchor distT="0" distB="0" distL="114300" distR="114300" simplePos="0" relativeHeight="251669504" behindDoc="0" locked="0" layoutInCell="1" allowOverlap="1" wp14:anchorId="7AAA956B" wp14:editId="3BC387ED">
            <wp:simplePos x="0" y="0"/>
            <wp:positionH relativeFrom="column">
              <wp:posOffset>-473710</wp:posOffset>
            </wp:positionH>
            <wp:positionV relativeFrom="paragraph">
              <wp:posOffset>273685</wp:posOffset>
            </wp:positionV>
            <wp:extent cx="6682740" cy="4935220"/>
            <wp:effectExtent l="0" t="0" r="3810" b="0"/>
            <wp:wrapSquare wrapText="bothSides"/>
            <wp:docPr id="125503539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035395" name=""/>
                    <pic:cNvPicPr/>
                  </pic:nvPicPr>
                  <pic:blipFill>
                    <a:blip r:embed="rId24">
                      <a:extLst>
                        <a:ext uri="{28A0092B-C50C-407E-A947-70E740481C1C}">
                          <a14:useLocalDpi xmlns:a14="http://schemas.microsoft.com/office/drawing/2010/main" val="0"/>
                        </a:ext>
                      </a:extLst>
                    </a:blip>
                    <a:stretch>
                      <a:fillRect/>
                    </a:stretch>
                  </pic:blipFill>
                  <pic:spPr>
                    <a:xfrm>
                      <a:off x="0" y="0"/>
                      <a:ext cx="6682740" cy="4935220"/>
                    </a:xfrm>
                    <a:prstGeom prst="rect">
                      <a:avLst/>
                    </a:prstGeom>
                  </pic:spPr>
                </pic:pic>
              </a:graphicData>
            </a:graphic>
            <wp14:sizeRelH relativeFrom="margin">
              <wp14:pctWidth>0</wp14:pctWidth>
            </wp14:sizeRelH>
          </wp:anchor>
        </w:drawing>
      </w:r>
      <w:r>
        <w:t xml:space="preserve">3.4.4 </w:t>
      </w:r>
      <w:proofErr w:type="gramStart"/>
      <w:r>
        <w:t>Registro</w:t>
      </w:r>
      <w:proofErr w:type="gramEnd"/>
      <w:r>
        <w:t xml:space="preserve"> de usuários</w:t>
      </w:r>
      <w:bookmarkEnd w:id="1379"/>
      <w:bookmarkEnd w:id="1380"/>
    </w:p>
    <w:p w14:paraId="4E6A43E0" w14:textId="26DB2398" w:rsidR="00995046" w:rsidRDefault="00995046" w:rsidP="00096DAA">
      <w:pPr>
        <w:rPr>
          <w:lang w:eastAsia="pt-PT"/>
        </w:rPr>
      </w:pPr>
    </w:p>
    <w:p w14:paraId="5AF1BF88" w14:textId="77777777" w:rsidR="006451DC" w:rsidRDefault="006451DC" w:rsidP="00096DAA">
      <w:pPr>
        <w:rPr>
          <w:lang w:eastAsia="pt-PT"/>
        </w:rPr>
      </w:pPr>
    </w:p>
    <w:p w14:paraId="494401F5" w14:textId="77777777" w:rsidR="006451DC" w:rsidRDefault="006451DC" w:rsidP="00096DAA">
      <w:pPr>
        <w:rPr>
          <w:lang w:eastAsia="pt-PT"/>
        </w:rPr>
      </w:pPr>
    </w:p>
    <w:p w14:paraId="3B8CC6D9" w14:textId="77777777" w:rsidR="006451DC" w:rsidRDefault="006451DC" w:rsidP="00096DAA">
      <w:pPr>
        <w:rPr>
          <w:lang w:eastAsia="pt-PT"/>
        </w:rPr>
      </w:pPr>
    </w:p>
    <w:p w14:paraId="3F852187" w14:textId="77777777" w:rsidR="006451DC" w:rsidRDefault="006451DC" w:rsidP="00096DAA">
      <w:pPr>
        <w:rPr>
          <w:lang w:eastAsia="pt-PT"/>
        </w:rPr>
      </w:pPr>
    </w:p>
    <w:p w14:paraId="4FDB492E" w14:textId="77777777" w:rsidR="006451DC" w:rsidRDefault="006451DC" w:rsidP="00096DAA">
      <w:pPr>
        <w:rPr>
          <w:lang w:eastAsia="pt-PT"/>
        </w:rPr>
      </w:pPr>
    </w:p>
    <w:p w14:paraId="744A9612" w14:textId="77777777" w:rsidR="006451DC" w:rsidRDefault="006451DC" w:rsidP="00096DAA">
      <w:pPr>
        <w:rPr>
          <w:lang w:eastAsia="pt-PT"/>
        </w:rPr>
      </w:pPr>
    </w:p>
    <w:p w14:paraId="0C044CE1" w14:textId="77777777" w:rsidR="006451DC" w:rsidRDefault="006451DC" w:rsidP="00096DAA">
      <w:pPr>
        <w:rPr>
          <w:lang w:eastAsia="pt-PT"/>
        </w:rPr>
      </w:pPr>
    </w:p>
    <w:p w14:paraId="59AE4F74" w14:textId="77777777" w:rsidR="006451DC" w:rsidRDefault="006451DC" w:rsidP="00096DAA">
      <w:pPr>
        <w:rPr>
          <w:lang w:eastAsia="pt-PT"/>
        </w:rPr>
      </w:pPr>
    </w:p>
    <w:p w14:paraId="0733E6D4" w14:textId="77777777" w:rsidR="006451DC" w:rsidRDefault="006451DC" w:rsidP="00096DAA">
      <w:pPr>
        <w:rPr>
          <w:lang w:eastAsia="pt-PT"/>
        </w:rPr>
      </w:pPr>
    </w:p>
    <w:p w14:paraId="0769FDB4" w14:textId="77777777" w:rsidR="006451DC" w:rsidRDefault="006451DC" w:rsidP="00096DAA">
      <w:pPr>
        <w:rPr>
          <w:lang w:eastAsia="pt-PT"/>
        </w:rPr>
      </w:pPr>
    </w:p>
    <w:p w14:paraId="61F279DC" w14:textId="77777777" w:rsidR="006451DC" w:rsidRDefault="006451DC" w:rsidP="00096DAA">
      <w:pPr>
        <w:rPr>
          <w:lang w:eastAsia="pt-PT"/>
        </w:rPr>
      </w:pPr>
    </w:p>
    <w:p w14:paraId="3D3B061E" w14:textId="77777777" w:rsidR="006451DC" w:rsidRDefault="006451DC" w:rsidP="00096DAA">
      <w:pPr>
        <w:rPr>
          <w:lang w:eastAsia="pt-PT"/>
        </w:rPr>
      </w:pPr>
    </w:p>
    <w:p w14:paraId="3A3C114E" w14:textId="59621115" w:rsidR="00995046" w:rsidRDefault="006451DC" w:rsidP="006451DC">
      <w:pPr>
        <w:pStyle w:val="Ttulo3"/>
      </w:pPr>
      <w:bookmarkStart w:id="1381" w:name="_Toc230073935"/>
      <w:bookmarkStart w:id="1382" w:name="_Toc230102909"/>
      <w:r w:rsidRPr="006451DC">
        <w:rPr>
          <w:noProof/>
        </w:rPr>
        <w:lastRenderedPageBreak/>
        <w:drawing>
          <wp:anchor distT="0" distB="0" distL="114300" distR="114300" simplePos="0" relativeHeight="251670528" behindDoc="1" locked="0" layoutInCell="1" allowOverlap="1" wp14:anchorId="2DEA8082" wp14:editId="22EF0CC1">
            <wp:simplePos x="0" y="0"/>
            <wp:positionH relativeFrom="column">
              <wp:posOffset>-359410</wp:posOffset>
            </wp:positionH>
            <wp:positionV relativeFrom="paragraph">
              <wp:posOffset>273685</wp:posOffset>
            </wp:positionV>
            <wp:extent cx="6568440" cy="4857115"/>
            <wp:effectExtent l="0" t="0" r="3810" b="635"/>
            <wp:wrapTight wrapText="bothSides">
              <wp:wrapPolygon edited="0">
                <wp:start x="0" y="0"/>
                <wp:lineTo x="0" y="21518"/>
                <wp:lineTo x="21550" y="21518"/>
                <wp:lineTo x="21550" y="0"/>
                <wp:lineTo x="0" y="0"/>
              </wp:wrapPolygon>
            </wp:wrapTight>
            <wp:docPr id="178063216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32161" name=""/>
                    <pic:cNvPicPr/>
                  </pic:nvPicPr>
                  <pic:blipFill>
                    <a:blip r:embed="rId25">
                      <a:extLst>
                        <a:ext uri="{28A0092B-C50C-407E-A947-70E740481C1C}">
                          <a14:useLocalDpi xmlns:a14="http://schemas.microsoft.com/office/drawing/2010/main" val="0"/>
                        </a:ext>
                      </a:extLst>
                    </a:blip>
                    <a:stretch>
                      <a:fillRect/>
                    </a:stretch>
                  </pic:blipFill>
                  <pic:spPr>
                    <a:xfrm>
                      <a:off x="0" y="0"/>
                      <a:ext cx="6568440" cy="4857115"/>
                    </a:xfrm>
                    <a:prstGeom prst="rect">
                      <a:avLst/>
                    </a:prstGeom>
                  </pic:spPr>
                </pic:pic>
              </a:graphicData>
            </a:graphic>
            <wp14:sizeRelH relativeFrom="margin">
              <wp14:pctWidth>0</wp14:pctWidth>
            </wp14:sizeRelH>
          </wp:anchor>
        </w:drawing>
      </w:r>
      <w:r w:rsidR="004B7711">
        <w:t>3.4.5</w:t>
      </w:r>
      <w:r>
        <w:t xml:space="preserve"> API de geração de Ticket para apoio ao cliente</w:t>
      </w:r>
      <w:bookmarkEnd w:id="1381"/>
      <w:bookmarkEnd w:id="1382"/>
    </w:p>
    <w:p w14:paraId="0D668C0D" w14:textId="7017BAB1" w:rsidR="00995046" w:rsidRPr="00096DAA" w:rsidRDefault="00995046" w:rsidP="00096DAA">
      <w:pPr>
        <w:rPr>
          <w:lang w:eastAsia="pt-PT"/>
        </w:rPr>
      </w:pPr>
    </w:p>
    <w:p w14:paraId="3D1816CF" w14:textId="2492A169" w:rsidR="0004051B" w:rsidRPr="00A2257E" w:rsidRDefault="00A2257E">
      <w:pPr>
        <w:pPrChange w:id="1383" w:author="Délcio Raúl" w:date="2026-05-19T00:32:00Z" w16du:dateUtc="2026-05-18T23:32:00Z">
          <w:pPr>
            <w:pStyle w:val="Ttulo2"/>
          </w:pPr>
        </w:pPrChange>
      </w:pPr>
      <w:r>
        <w:br w:type="page"/>
      </w:r>
    </w:p>
    <w:p w14:paraId="07AAF63B" w14:textId="5CD3E93D" w:rsidR="00D67001" w:rsidRDefault="00B67E0A" w:rsidP="008A5AE4">
      <w:pPr>
        <w:pStyle w:val="Ttulo2"/>
      </w:pPr>
      <w:bookmarkStart w:id="1384" w:name="_Toc230073936"/>
      <w:bookmarkStart w:id="1385" w:name="_Toc230102910"/>
      <w:r>
        <w:lastRenderedPageBreak/>
        <w:t xml:space="preserve">3.5 </w:t>
      </w:r>
      <w:r w:rsidR="008A5AE4">
        <w:t>Interface</w:t>
      </w:r>
      <w:r>
        <w:t xml:space="preserve"> do S</w:t>
      </w:r>
      <w:r w:rsidR="008A5AE4">
        <w:t>istema</w:t>
      </w:r>
      <w:bookmarkEnd w:id="1384"/>
      <w:bookmarkEnd w:id="1385"/>
    </w:p>
    <w:p w14:paraId="54A40FA0" w14:textId="79D0304C" w:rsidR="008A5AE4" w:rsidRDefault="00073E53" w:rsidP="00356976">
      <w:pPr>
        <w:pStyle w:val="Ttulo3"/>
      </w:pPr>
      <w:bookmarkStart w:id="1386" w:name="_Toc230073937"/>
      <w:bookmarkStart w:id="1387" w:name="_Toc230102911"/>
      <w:r>
        <w:rPr>
          <w:noProof/>
        </w:rPr>
        <w:drawing>
          <wp:anchor distT="0" distB="0" distL="114300" distR="114300" simplePos="0" relativeHeight="251660288" behindDoc="1" locked="0" layoutInCell="1" allowOverlap="1" wp14:anchorId="7D6B5DE7" wp14:editId="55BACF0E">
            <wp:simplePos x="0" y="0"/>
            <wp:positionH relativeFrom="column">
              <wp:posOffset>-550838</wp:posOffset>
            </wp:positionH>
            <wp:positionV relativeFrom="paragraph">
              <wp:posOffset>275745</wp:posOffset>
            </wp:positionV>
            <wp:extent cx="6883327" cy="3701562"/>
            <wp:effectExtent l="0" t="0" r="0" b="0"/>
            <wp:wrapTight wrapText="bothSides">
              <wp:wrapPolygon edited="0">
                <wp:start x="0" y="0"/>
                <wp:lineTo x="0" y="21455"/>
                <wp:lineTo x="21522" y="21455"/>
                <wp:lineTo x="21522" y="0"/>
                <wp:lineTo x="0" y="0"/>
              </wp:wrapPolygon>
            </wp:wrapTight>
            <wp:docPr id="49249119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91194" name="Imagem 49249119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83327" cy="3701562"/>
                    </a:xfrm>
                    <a:prstGeom prst="rect">
                      <a:avLst/>
                    </a:prstGeom>
                  </pic:spPr>
                </pic:pic>
              </a:graphicData>
            </a:graphic>
          </wp:anchor>
        </w:drawing>
      </w:r>
      <w:r w:rsidR="00D02DE4">
        <w:t>3.5.1</w:t>
      </w:r>
      <w:r>
        <w:t xml:space="preserve"> Login </w:t>
      </w:r>
      <w:proofErr w:type="spellStart"/>
      <w:r>
        <w:t>View</w:t>
      </w:r>
      <w:bookmarkEnd w:id="1386"/>
      <w:bookmarkEnd w:id="1387"/>
      <w:proofErr w:type="spellEnd"/>
    </w:p>
    <w:p w14:paraId="2C58881B" w14:textId="77777777" w:rsidR="00273AB7" w:rsidRPr="00273AB7" w:rsidRDefault="00273AB7" w:rsidP="00273AB7">
      <w:pPr>
        <w:rPr>
          <w:lang w:eastAsia="pt-PT"/>
        </w:rPr>
      </w:pPr>
    </w:p>
    <w:p w14:paraId="5811DD7A" w14:textId="120CD2AE" w:rsidR="00273AB7" w:rsidRDefault="00D121CC" w:rsidP="00B244D5">
      <w:pPr>
        <w:pStyle w:val="Ttulo3"/>
        <w:tabs>
          <w:tab w:val="left" w:pos="1701"/>
        </w:tabs>
      </w:pPr>
      <w:bookmarkStart w:id="1388" w:name="_Toc230073938"/>
      <w:bookmarkStart w:id="1389" w:name="_Toc230102912"/>
      <w:r>
        <w:rPr>
          <w:noProof/>
        </w:rPr>
        <w:drawing>
          <wp:anchor distT="0" distB="0" distL="114300" distR="114300" simplePos="0" relativeHeight="251661312" behindDoc="1" locked="0" layoutInCell="1" allowOverlap="1" wp14:anchorId="2B56798B" wp14:editId="7151446C">
            <wp:simplePos x="0" y="0"/>
            <wp:positionH relativeFrom="column">
              <wp:posOffset>-542290</wp:posOffset>
            </wp:positionH>
            <wp:positionV relativeFrom="paragraph">
              <wp:posOffset>3954780</wp:posOffset>
            </wp:positionV>
            <wp:extent cx="6751320" cy="3630930"/>
            <wp:effectExtent l="0" t="0" r="0" b="7620"/>
            <wp:wrapTight wrapText="bothSides">
              <wp:wrapPolygon edited="0">
                <wp:start x="0" y="0"/>
                <wp:lineTo x="0" y="21532"/>
                <wp:lineTo x="21515" y="21532"/>
                <wp:lineTo x="21515" y="0"/>
                <wp:lineTo x="0" y="0"/>
              </wp:wrapPolygon>
            </wp:wrapTight>
            <wp:docPr id="48539102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91021" name="Imagem 4853910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751320" cy="3630930"/>
                    </a:xfrm>
                    <a:prstGeom prst="rect">
                      <a:avLst/>
                    </a:prstGeom>
                  </pic:spPr>
                </pic:pic>
              </a:graphicData>
            </a:graphic>
            <wp14:sizeRelH relativeFrom="margin">
              <wp14:pctWidth>0</wp14:pctWidth>
            </wp14:sizeRelH>
            <wp14:sizeRelV relativeFrom="margin">
              <wp14:pctHeight>0</wp14:pctHeight>
            </wp14:sizeRelV>
          </wp:anchor>
        </w:drawing>
      </w:r>
      <w:r>
        <w:t xml:space="preserve">3.5.2 </w:t>
      </w:r>
      <w:proofErr w:type="spellStart"/>
      <w:r w:rsidR="00B244D5">
        <w:t>View</w:t>
      </w:r>
      <w:proofErr w:type="spellEnd"/>
      <w:r w:rsidR="00B244D5">
        <w:t xml:space="preserve"> de cadastro</w:t>
      </w:r>
      <w:bookmarkEnd w:id="1388"/>
      <w:bookmarkEnd w:id="1389"/>
    </w:p>
    <w:p w14:paraId="5A5B57D0" w14:textId="77777777" w:rsidR="00273AB7" w:rsidRDefault="00273AB7" w:rsidP="00273AB7">
      <w:pPr>
        <w:rPr>
          <w:lang w:eastAsia="pt-PT"/>
        </w:rPr>
      </w:pPr>
    </w:p>
    <w:p w14:paraId="79326B4C" w14:textId="77777777" w:rsidR="00273AB7" w:rsidRPr="00273AB7" w:rsidRDefault="00273AB7" w:rsidP="00273AB7">
      <w:pPr>
        <w:rPr>
          <w:lang w:eastAsia="pt-PT"/>
        </w:rPr>
      </w:pPr>
    </w:p>
    <w:p w14:paraId="0D49E817" w14:textId="1C7CADEF" w:rsidR="00D121CC" w:rsidRDefault="00273AB7" w:rsidP="00356976">
      <w:pPr>
        <w:pStyle w:val="Ttulo3"/>
      </w:pPr>
      <w:bookmarkStart w:id="1390" w:name="_Toc230073939"/>
      <w:bookmarkStart w:id="1391" w:name="_Toc230102913"/>
      <w:r w:rsidRPr="00273AB7">
        <w:rPr>
          <w:noProof/>
        </w:rPr>
        <w:drawing>
          <wp:anchor distT="0" distB="0" distL="114300" distR="114300" simplePos="0" relativeHeight="251662336" behindDoc="1" locked="0" layoutInCell="1" allowOverlap="1" wp14:anchorId="756563B2" wp14:editId="2A901B67">
            <wp:simplePos x="0" y="0"/>
            <wp:positionH relativeFrom="column">
              <wp:posOffset>-711200</wp:posOffset>
            </wp:positionH>
            <wp:positionV relativeFrom="paragraph">
              <wp:posOffset>273685</wp:posOffset>
            </wp:positionV>
            <wp:extent cx="6920230" cy="3764915"/>
            <wp:effectExtent l="0" t="0" r="0" b="6985"/>
            <wp:wrapTight wrapText="bothSides">
              <wp:wrapPolygon edited="0">
                <wp:start x="0" y="0"/>
                <wp:lineTo x="0" y="21531"/>
                <wp:lineTo x="21525" y="21531"/>
                <wp:lineTo x="21525" y="0"/>
                <wp:lineTo x="0" y="0"/>
              </wp:wrapPolygon>
            </wp:wrapTight>
            <wp:docPr id="2089089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8928" name=""/>
                    <pic:cNvPicPr/>
                  </pic:nvPicPr>
                  <pic:blipFill>
                    <a:blip r:embed="rId28">
                      <a:extLst>
                        <a:ext uri="{28A0092B-C50C-407E-A947-70E740481C1C}">
                          <a14:useLocalDpi xmlns:a14="http://schemas.microsoft.com/office/drawing/2010/main" val="0"/>
                        </a:ext>
                      </a:extLst>
                    </a:blip>
                    <a:stretch>
                      <a:fillRect/>
                    </a:stretch>
                  </pic:blipFill>
                  <pic:spPr>
                    <a:xfrm>
                      <a:off x="0" y="0"/>
                      <a:ext cx="6920230" cy="3764915"/>
                    </a:xfrm>
                    <a:prstGeom prst="rect">
                      <a:avLst/>
                    </a:prstGeom>
                  </pic:spPr>
                </pic:pic>
              </a:graphicData>
            </a:graphic>
            <wp14:sizeRelH relativeFrom="margin">
              <wp14:pctWidth>0</wp14:pctWidth>
            </wp14:sizeRelH>
            <wp14:sizeRelV relativeFrom="margin">
              <wp14:pctHeight>0</wp14:pctHeight>
            </wp14:sizeRelV>
          </wp:anchor>
        </w:drawing>
      </w:r>
      <w:r w:rsidR="00D8259D">
        <w:t xml:space="preserve">3.5.3 </w:t>
      </w:r>
      <w:proofErr w:type="spellStart"/>
      <w:r w:rsidR="00D8259D">
        <w:t>Dashboard</w:t>
      </w:r>
      <w:proofErr w:type="spellEnd"/>
      <w:r w:rsidR="00D8259D">
        <w:t xml:space="preserve"> </w:t>
      </w:r>
      <w:proofErr w:type="spellStart"/>
      <w:r w:rsidR="00D8259D">
        <w:t>View</w:t>
      </w:r>
      <w:bookmarkEnd w:id="1390"/>
      <w:bookmarkEnd w:id="1391"/>
      <w:proofErr w:type="spellEnd"/>
    </w:p>
    <w:p w14:paraId="0409B00E" w14:textId="68ED3138" w:rsidR="00273AB7" w:rsidRDefault="00273AB7" w:rsidP="00273AB7">
      <w:pPr>
        <w:rPr>
          <w:lang w:eastAsia="pt-PT"/>
        </w:rPr>
      </w:pPr>
    </w:p>
    <w:p w14:paraId="010A00C9" w14:textId="02663797" w:rsidR="00212B2D" w:rsidRDefault="00FC4046" w:rsidP="00356976">
      <w:pPr>
        <w:pStyle w:val="Ttulo3"/>
      </w:pPr>
      <w:bookmarkStart w:id="1392" w:name="_Toc230073940"/>
      <w:bookmarkStart w:id="1393" w:name="_Toc230102914"/>
      <w:r w:rsidRPr="00FC4046">
        <w:rPr>
          <w:noProof/>
        </w:rPr>
        <w:drawing>
          <wp:anchor distT="0" distB="0" distL="114300" distR="114300" simplePos="0" relativeHeight="251663360" behindDoc="1" locked="0" layoutInCell="1" allowOverlap="1" wp14:anchorId="5C7D46B8" wp14:editId="0B9F1765">
            <wp:simplePos x="0" y="0"/>
            <wp:positionH relativeFrom="column">
              <wp:posOffset>-687070</wp:posOffset>
            </wp:positionH>
            <wp:positionV relativeFrom="paragraph">
              <wp:posOffset>274320</wp:posOffset>
            </wp:positionV>
            <wp:extent cx="6896100" cy="3754120"/>
            <wp:effectExtent l="0" t="0" r="0" b="0"/>
            <wp:wrapTight wrapText="bothSides">
              <wp:wrapPolygon edited="0">
                <wp:start x="0" y="0"/>
                <wp:lineTo x="0" y="21483"/>
                <wp:lineTo x="21540" y="21483"/>
                <wp:lineTo x="21540" y="0"/>
                <wp:lineTo x="0" y="0"/>
              </wp:wrapPolygon>
            </wp:wrapTight>
            <wp:docPr id="11514068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068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896100" cy="3754120"/>
                    </a:xfrm>
                    <a:prstGeom prst="rect">
                      <a:avLst/>
                    </a:prstGeom>
                  </pic:spPr>
                </pic:pic>
              </a:graphicData>
            </a:graphic>
            <wp14:sizeRelH relativeFrom="margin">
              <wp14:pctWidth>0</wp14:pctWidth>
            </wp14:sizeRelH>
            <wp14:sizeRelV relativeFrom="margin">
              <wp14:pctHeight>0</wp14:pctHeight>
            </wp14:sizeRelV>
          </wp:anchor>
        </w:drawing>
      </w:r>
      <w:r w:rsidR="00212B2D">
        <w:t xml:space="preserve">3.5.4 </w:t>
      </w:r>
      <w:proofErr w:type="spellStart"/>
      <w:r w:rsidR="00B244D5">
        <w:t>View</w:t>
      </w:r>
      <w:proofErr w:type="spellEnd"/>
      <w:r w:rsidR="00B244D5">
        <w:t xml:space="preserve"> de saldo</w:t>
      </w:r>
      <w:bookmarkEnd w:id="1392"/>
      <w:bookmarkEnd w:id="1393"/>
    </w:p>
    <w:p w14:paraId="25A6F290" w14:textId="09B4746E" w:rsidR="00273AB7" w:rsidRDefault="009A4225" w:rsidP="00356976">
      <w:pPr>
        <w:pStyle w:val="Ttulo3"/>
      </w:pPr>
      <w:bookmarkStart w:id="1394" w:name="_Toc230073941"/>
      <w:bookmarkStart w:id="1395" w:name="_Toc230102915"/>
      <w:r w:rsidRPr="009A4225">
        <w:rPr>
          <w:noProof/>
        </w:rPr>
        <w:lastRenderedPageBreak/>
        <w:drawing>
          <wp:anchor distT="0" distB="0" distL="114300" distR="114300" simplePos="0" relativeHeight="251664384" behindDoc="1" locked="0" layoutInCell="1" allowOverlap="1" wp14:anchorId="037CE588" wp14:editId="6B84BF99">
            <wp:simplePos x="0" y="0"/>
            <wp:positionH relativeFrom="column">
              <wp:posOffset>-659130</wp:posOffset>
            </wp:positionH>
            <wp:positionV relativeFrom="paragraph">
              <wp:posOffset>273685</wp:posOffset>
            </wp:positionV>
            <wp:extent cx="6868160" cy="3710305"/>
            <wp:effectExtent l="0" t="0" r="8890" b="4445"/>
            <wp:wrapTight wrapText="bothSides">
              <wp:wrapPolygon edited="0">
                <wp:start x="0" y="0"/>
                <wp:lineTo x="0" y="21515"/>
                <wp:lineTo x="21568" y="21515"/>
                <wp:lineTo x="21568" y="0"/>
                <wp:lineTo x="0" y="0"/>
              </wp:wrapPolygon>
            </wp:wrapTight>
            <wp:docPr id="11028461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846174" name=""/>
                    <pic:cNvPicPr/>
                  </pic:nvPicPr>
                  <pic:blipFill>
                    <a:blip r:embed="rId30">
                      <a:extLst>
                        <a:ext uri="{28A0092B-C50C-407E-A947-70E740481C1C}">
                          <a14:useLocalDpi xmlns:a14="http://schemas.microsoft.com/office/drawing/2010/main" val="0"/>
                        </a:ext>
                      </a:extLst>
                    </a:blip>
                    <a:stretch>
                      <a:fillRect/>
                    </a:stretch>
                  </pic:blipFill>
                  <pic:spPr>
                    <a:xfrm>
                      <a:off x="0" y="0"/>
                      <a:ext cx="6868160" cy="3710305"/>
                    </a:xfrm>
                    <a:prstGeom prst="rect">
                      <a:avLst/>
                    </a:prstGeom>
                  </pic:spPr>
                </pic:pic>
              </a:graphicData>
            </a:graphic>
            <wp14:sizeRelH relativeFrom="margin">
              <wp14:pctWidth>0</wp14:pctWidth>
            </wp14:sizeRelH>
            <wp14:sizeRelV relativeFrom="margin">
              <wp14:pctHeight>0</wp14:pctHeight>
            </wp14:sizeRelV>
          </wp:anchor>
        </w:drawing>
      </w:r>
      <w:r w:rsidR="00356976">
        <w:t xml:space="preserve">3.5.5 </w:t>
      </w:r>
      <w:proofErr w:type="spellStart"/>
      <w:r w:rsidR="00B244D5">
        <w:t>View</w:t>
      </w:r>
      <w:proofErr w:type="spellEnd"/>
      <w:r w:rsidR="00B244D5">
        <w:t xml:space="preserve"> de recarga</w:t>
      </w:r>
      <w:bookmarkEnd w:id="1394"/>
      <w:bookmarkEnd w:id="1395"/>
    </w:p>
    <w:p w14:paraId="2305F5C3" w14:textId="0368D2F4" w:rsidR="00356976" w:rsidRDefault="00720ADC" w:rsidP="00526BD1">
      <w:pPr>
        <w:pStyle w:val="Ttulo3"/>
      </w:pPr>
      <w:bookmarkStart w:id="1396" w:name="_Toc230073942"/>
      <w:bookmarkStart w:id="1397" w:name="_Toc230102916"/>
      <w:r w:rsidRPr="00720ADC">
        <w:rPr>
          <w:noProof/>
        </w:rPr>
        <w:drawing>
          <wp:anchor distT="0" distB="0" distL="114300" distR="114300" simplePos="0" relativeHeight="251665408" behindDoc="1" locked="0" layoutInCell="1" allowOverlap="1" wp14:anchorId="6A040471" wp14:editId="10FB169C">
            <wp:simplePos x="0" y="0"/>
            <wp:positionH relativeFrom="column">
              <wp:posOffset>-658495</wp:posOffset>
            </wp:positionH>
            <wp:positionV relativeFrom="paragraph">
              <wp:posOffset>4129405</wp:posOffset>
            </wp:positionV>
            <wp:extent cx="6867525" cy="3752850"/>
            <wp:effectExtent l="0" t="0" r="9525" b="0"/>
            <wp:wrapTight wrapText="bothSides">
              <wp:wrapPolygon edited="0">
                <wp:start x="0" y="0"/>
                <wp:lineTo x="0" y="21490"/>
                <wp:lineTo x="21570" y="21490"/>
                <wp:lineTo x="21570" y="0"/>
                <wp:lineTo x="0" y="0"/>
              </wp:wrapPolygon>
            </wp:wrapTight>
            <wp:docPr id="2514685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6852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867525" cy="3752850"/>
                    </a:xfrm>
                    <a:prstGeom prst="rect">
                      <a:avLst/>
                    </a:prstGeom>
                  </pic:spPr>
                </pic:pic>
              </a:graphicData>
            </a:graphic>
            <wp14:sizeRelH relativeFrom="margin">
              <wp14:pctWidth>0</wp14:pctWidth>
            </wp14:sizeRelH>
            <wp14:sizeRelV relativeFrom="margin">
              <wp14:pctHeight>0</wp14:pctHeight>
            </wp14:sizeRelV>
          </wp:anchor>
        </w:drawing>
      </w:r>
      <w:r w:rsidR="00526BD1">
        <w:t xml:space="preserve">3.5.6 </w:t>
      </w:r>
      <w:proofErr w:type="spellStart"/>
      <w:r w:rsidR="00B244D5">
        <w:t>View</w:t>
      </w:r>
      <w:proofErr w:type="spellEnd"/>
      <w:r w:rsidR="00B244D5">
        <w:t xml:space="preserve"> de consumo</w:t>
      </w:r>
      <w:bookmarkEnd w:id="1396"/>
      <w:bookmarkEnd w:id="1397"/>
    </w:p>
    <w:p w14:paraId="32F6935A" w14:textId="77777777" w:rsidR="00526BD1" w:rsidRPr="00526BD1" w:rsidRDefault="00526BD1" w:rsidP="00720ADC">
      <w:pPr>
        <w:ind w:firstLine="0"/>
        <w:rPr>
          <w:lang w:eastAsia="pt-PT"/>
        </w:rPr>
      </w:pPr>
    </w:p>
    <w:p w14:paraId="6CF09636" w14:textId="32889DDB" w:rsidR="00F2261B" w:rsidRDefault="00D67001" w:rsidP="00D67001">
      <w:pPr>
        <w:rPr>
          <w:rFonts w:eastAsia="Times New Roman"/>
          <w:bCs/>
          <w:color w:val="000000"/>
          <w:lang w:eastAsia="pt-PT"/>
        </w:rPr>
      </w:pPr>
      <w:r>
        <w:rPr>
          <w:rFonts w:eastAsia="Times New Roman"/>
          <w:bCs/>
          <w:color w:val="000000"/>
          <w:lang w:eastAsia="pt-PT"/>
        </w:rPr>
        <w:br w:type="page"/>
      </w:r>
    </w:p>
    <w:p w14:paraId="09435E29" w14:textId="77777777" w:rsidR="00526BD1" w:rsidRDefault="00526BD1" w:rsidP="00D67001">
      <w:pPr>
        <w:rPr>
          <w:rFonts w:eastAsia="Times New Roman"/>
          <w:bCs/>
          <w:color w:val="000000"/>
          <w:lang w:eastAsia="pt-PT"/>
        </w:rPr>
      </w:pPr>
    </w:p>
    <w:p w14:paraId="41F770FC" w14:textId="77777777" w:rsidR="00F2261B" w:rsidRPr="00F2261B" w:rsidRDefault="00F2261B">
      <w:pPr>
        <w:pStyle w:val="Ttulo1"/>
        <w:spacing w:line="360" w:lineRule="auto"/>
        <w:pPrChange w:id="1398" w:author="Délcio Raúl" w:date="2026-05-19T00:32:00Z" w16du:dateUtc="2026-05-18T23:32:00Z">
          <w:pPr>
            <w:pStyle w:val="Ttulo1"/>
          </w:pPr>
        </w:pPrChange>
      </w:pPr>
      <w:bookmarkStart w:id="1399" w:name="_Toc230073943"/>
      <w:bookmarkStart w:id="1400" w:name="_Toc230102917"/>
      <w:r w:rsidRPr="00F2261B">
        <w:t>Considerações Finais</w:t>
      </w:r>
      <w:bookmarkEnd w:id="1399"/>
      <w:bookmarkEnd w:id="1400"/>
    </w:p>
    <w:p w14:paraId="4CB65939" w14:textId="77777777" w:rsidR="00F2261B" w:rsidRPr="00F2261B" w:rsidRDefault="00F2261B">
      <w:pPr>
        <w:spacing w:line="360" w:lineRule="auto"/>
        <w:ind w:firstLine="0"/>
        <w:rPr>
          <w:rFonts w:eastAsia="Times New Roman"/>
          <w:bCs/>
          <w:color w:val="000000"/>
          <w:lang w:eastAsia="pt-PT"/>
        </w:rPr>
        <w:pPrChange w:id="1401" w:author="Délcio Raúl" w:date="2026-05-19T00:32:00Z" w16du:dateUtc="2026-05-18T23:32:00Z">
          <w:pPr>
            <w:ind w:firstLine="0"/>
          </w:pPr>
        </w:pPrChange>
      </w:pPr>
      <w:r w:rsidRPr="00F2261B">
        <w:rPr>
          <w:rFonts w:eastAsia="Times New Roman"/>
          <w:bCs/>
          <w:color w:val="000000"/>
          <w:lang w:eastAsia="pt-PT"/>
        </w:rPr>
        <w:t>O projeto de desenvolvimento da plataforma web para clientes pré e pós-pago da ENDE representa uma convergência exitosa entre engenharia de software avançada e gestão de processos orientada a resultados. Através de uma arquitetura técnica robusta, práticas de desenvolvimento modernas e foco no usuário final, foi possível criar uma solução capaz de otimizar significativamente a gestão de atendimento e pagamentos, promovendo ganhos expressivos em eficiência operacional e satisfação do cliente.</w:t>
      </w:r>
    </w:p>
    <w:p w14:paraId="0A89CC35" w14:textId="77777777" w:rsidR="00F2261B" w:rsidRPr="00F2261B" w:rsidRDefault="00F2261B">
      <w:pPr>
        <w:spacing w:line="360" w:lineRule="auto"/>
        <w:ind w:firstLine="0"/>
        <w:rPr>
          <w:rFonts w:eastAsia="Times New Roman"/>
          <w:bCs/>
          <w:color w:val="000000"/>
          <w:lang w:eastAsia="pt-PT"/>
        </w:rPr>
        <w:pPrChange w:id="1402" w:author="Délcio Raúl" w:date="2026-05-19T00:32:00Z" w16du:dateUtc="2026-05-18T23:32:00Z">
          <w:pPr>
            <w:ind w:firstLine="0"/>
          </w:pPr>
        </w:pPrChange>
      </w:pPr>
      <w:r w:rsidRPr="00F2261B">
        <w:rPr>
          <w:rFonts w:eastAsia="Times New Roman"/>
          <w:bCs/>
          <w:color w:val="000000"/>
          <w:lang w:eastAsia="pt-PT"/>
        </w:rPr>
        <w:t>A plataforma não apenas atende às demandas atuais da ENDE, mas estabelece uma base tecnológica e organizacional para suportar futuras inovações e desafios do setor energético angolano. Assim, configura-se como um ativo estratégico para a empresa, contribuindo para a sustentabilidade financeira, melhoria contínua dos serviços e fortalecimento do relacionamento com a base de clientes.</w:t>
      </w:r>
    </w:p>
    <w:p w14:paraId="636BC154" w14:textId="77777777" w:rsidR="00F2261B" w:rsidRPr="00F2261B" w:rsidRDefault="00F2261B">
      <w:pPr>
        <w:spacing w:line="360" w:lineRule="auto"/>
        <w:ind w:firstLine="0"/>
        <w:rPr>
          <w:rFonts w:eastAsia="Times New Roman"/>
          <w:bCs/>
          <w:color w:val="000000"/>
          <w:lang w:eastAsia="pt-PT"/>
        </w:rPr>
        <w:pPrChange w:id="1403" w:author="Délcio Raúl" w:date="2026-05-19T00:32:00Z" w16du:dateUtc="2026-05-18T23:32:00Z">
          <w:pPr>
            <w:ind w:firstLine="0"/>
          </w:pPr>
        </w:pPrChange>
      </w:pPr>
      <w:r w:rsidRPr="00F2261B">
        <w:rPr>
          <w:rFonts w:eastAsia="Times New Roman"/>
          <w:bCs/>
          <w:color w:val="000000"/>
          <w:lang w:eastAsia="pt-PT"/>
        </w:rPr>
        <w:t>Por fim, ressalta-se que a consolidação dos resultados dependerá da continuidade dos investimentos em tecnologia, capacitação humana e adaptação organizacional, reforçando o compromisso da ENDE com a excelência operacional e a transformação digital sustentável.</w:t>
      </w:r>
    </w:p>
    <w:p w14:paraId="37E49692" w14:textId="77777777" w:rsidR="00F2261B" w:rsidRDefault="00F2261B">
      <w:pPr>
        <w:spacing w:line="360" w:lineRule="auto"/>
        <w:rPr>
          <w:rFonts w:eastAsia="Times New Roman"/>
          <w:bCs/>
          <w:color w:val="000000"/>
          <w:lang w:eastAsia="pt-PT"/>
        </w:rPr>
        <w:pPrChange w:id="1404" w:author="Délcio Raúl" w:date="2026-05-19T00:32:00Z" w16du:dateUtc="2026-05-18T23:32:00Z">
          <w:pPr/>
        </w:pPrChange>
      </w:pPr>
      <w:r>
        <w:rPr>
          <w:rFonts w:eastAsia="Times New Roman"/>
          <w:bCs/>
          <w:color w:val="000000"/>
          <w:lang w:eastAsia="pt-PT"/>
        </w:rPr>
        <w:br w:type="page"/>
      </w:r>
    </w:p>
    <w:p w14:paraId="57713DD2" w14:textId="3BC059C6" w:rsidR="00F2261B" w:rsidDel="003576C8" w:rsidRDefault="003576C8">
      <w:pPr>
        <w:pStyle w:val="Ttulo1"/>
        <w:rPr>
          <w:del w:id="1405" w:author="Délcio Raúl" w:date="2026-05-19T01:34:00Z" w16du:dateUtc="2026-05-19T00:34:00Z"/>
        </w:rPr>
        <w:pPrChange w:id="1406" w:author="Délcio Raúl" w:date="2026-05-19T01:36:00Z" w16du:dateUtc="2026-05-19T00:36:00Z">
          <w:pPr>
            <w:pStyle w:val="Ttulo1"/>
            <w:spacing w:line="360" w:lineRule="auto"/>
          </w:pPr>
        </w:pPrChange>
      </w:pPr>
      <w:bookmarkStart w:id="1407" w:name="_Toc230102918"/>
      <w:ins w:id="1408" w:author="Délcio Raúl" w:date="2026-05-19T01:36:00Z" w16du:dateUtc="2026-05-19T00:36:00Z">
        <w:r w:rsidRPr="003576C8">
          <w:lastRenderedPageBreak/>
          <w:t>REFERÊNCIAS BIBLIOGRÁFICAS</w:t>
        </w:r>
      </w:ins>
      <w:bookmarkEnd w:id="1407"/>
      <w:del w:id="1409" w:author="Délcio Raúl" w:date="2026-05-19T01:34:00Z" w16du:dateUtc="2026-05-19T00:34:00Z">
        <w:r w:rsidR="00F2261B" w:rsidRPr="00F2261B" w:rsidDel="003576C8">
          <w:delText>Referências Bibliográficas</w:delText>
        </w:r>
      </w:del>
    </w:p>
    <w:p w14:paraId="03E391DF" w14:textId="77777777" w:rsidR="003576C8" w:rsidRPr="003576C8" w:rsidRDefault="003576C8" w:rsidP="003576C8">
      <w:pPr>
        <w:pStyle w:val="Ttulo1"/>
        <w:rPr>
          <w:ins w:id="1410" w:author="Délcio Raúl" w:date="2026-05-19T01:36:00Z" w16du:dateUtc="2026-05-19T00:36:00Z"/>
        </w:rPr>
      </w:pPr>
    </w:p>
    <w:p w14:paraId="58BC3FB5" w14:textId="77777777" w:rsidR="003576C8" w:rsidRPr="003576C8" w:rsidRDefault="003576C8" w:rsidP="00DD5BA5">
      <w:pPr>
        <w:spacing w:after="0"/>
        <w:rPr>
          <w:ins w:id="1411" w:author="Délcio Raúl" w:date="2026-05-19T01:37:00Z" w16du:dateUtc="2026-05-19T00:37:00Z"/>
        </w:rPr>
        <w:pPrChange w:id="1412" w:author="Délcio Raúl" w:date="2026-05-19T01:37:00Z" w16du:dateUtc="2026-05-19T00:37:00Z">
          <w:pPr>
            <w:pStyle w:val="Ttulo1"/>
          </w:pPr>
        </w:pPrChange>
      </w:pPr>
      <w:proofErr w:type="spellStart"/>
      <w:ins w:id="1413" w:author="Délcio Raúl" w:date="2026-05-19T01:37:00Z" w16du:dateUtc="2026-05-19T00:37:00Z">
        <w:r w:rsidRPr="003576C8">
          <w:t>Beck</w:t>
        </w:r>
        <w:proofErr w:type="spellEnd"/>
        <w:r w:rsidRPr="003576C8">
          <w:t xml:space="preserve">, K., &amp; Andres, C. (2004). </w:t>
        </w:r>
        <w:r w:rsidRPr="00312FBF">
          <w:rPr>
            <w:lang w:val="en-US"/>
            <w:rPrChange w:id="1414" w:author="Délcio Raúl" w:date="2026-05-19T03:54:00Z" w16du:dateUtc="2026-05-19T02:54:00Z">
              <w:rPr>
                <w:b w:val="0"/>
                <w:bCs w:val="0"/>
              </w:rPr>
            </w:rPrChange>
          </w:rPr>
          <w:t xml:space="preserve">Extreme programming explained: Embrace change (2ª ed.). </w:t>
        </w:r>
        <w:proofErr w:type="spellStart"/>
        <w:r w:rsidRPr="003576C8">
          <w:t>Addison</w:t>
        </w:r>
        <w:proofErr w:type="spellEnd"/>
        <w:r w:rsidRPr="003576C8">
          <w:t>-Wesley.</w:t>
        </w:r>
      </w:ins>
    </w:p>
    <w:p w14:paraId="48E4F2C5" w14:textId="77777777" w:rsidR="003576C8" w:rsidRPr="00312FBF" w:rsidRDefault="003576C8" w:rsidP="00DD5BA5">
      <w:pPr>
        <w:spacing w:after="0"/>
        <w:rPr>
          <w:ins w:id="1415" w:author="Délcio Raúl" w:date="2026-05-19T01:37:00Z" w16du:dateUtc="2026-05-19T00:37:00Z"/>
          <w:lang w:val="en-US"/>
          <w:rPrChange w:id="1416" w:author="Délcio Raúl" w:date="2026-05-19T03:54:00Z" w16du:dateUtc="2026-05-19T02:54:00Z">
            <w:rPr>
              <w:ins w:id="1417" w:author="Délcio Raúl" w:date="2026-05-19T01:37:00Z" w16du:dateUtc="2026-05-19T00:37:00Z"/>
            </w:rPr>
          </w:rPrChange>
        </w:rPr>
        <w:pPrChange w:id="1418" w:author="Délcio Raúl" w:date="2026-05-19T01:37:00Z" w16du:dateUtc="2026-05-19T00:37:00Z">
          <w:pPr>
            <w:pStyle w:val="Ttulo1"/>
          </w:pPr>
        </w:pPrChange>
      </w:pPr>
      <w:ins w:id="1419" w:author="Délcio Raúl" w:date="2026-05-19T01:37:00Z" w16du:dateUtc="2026-05-19T00:37:00Z">
        <w:r w:rsidRPr="003576C8">
          <w:t xml:space="preserve">Braga, H. M. C. B. (2013). Trabalho académico (1ª ed.). </w:t>
        </w:r>
        <w:proofErr w:type="spellStart"/>
        <w:r w:rsidRPr="00312FBF">
          <w:rPr>
            <w:lang w:val="en-US"/>
            <w:rPrChange w:id="1420" w:author="Délcio Raúl" w:date="2026-05-19T03:54:00Z" w16du:dateUtc="2026-05-19T02:54:00Z">
              <w:rPr>
                <w:b w:val="0"/>
                <w:bCs w:val="0"/>
              </w:rPr>
            </w:rPrChange>
          </w:rPr>
          <w:t>Laços</w:t>
        </w:r>
        <w:proofErr w:type="spellEnd"/>
        <w:r w:rsidRPr="00312FBF">
          <w:rPr>
            <w:lang w:val="en-US"/>
            <w:rPrChange w:id="1421" w:author="Délcio Raúl" w:date="2026-05-19T03:54:00Z" w16du:dateUtc="2026-05-19T02:54:00Z">
              <w:rPr>
                <w:b w:val="0"/>
                <w:bCs w:val="0"/>
              </w:rPr>
            </w:rPrChange>
          </w:rPr>
          <w:t>.</w:t>
        </w:r>
      </w:ins>
    </w:p>
    <w:p w14:paraId="12425E9D" w14:textId="77777777" w:rsidR="003576C8" w:rsidRPr="003576C8" w:rsidRDefault="003576C8" w:rsidP="00DD5BA5">
      <w:pPr>
        <w:spacing w:after="0"/>
        <w:rPr>
          <w:ins w:id="1422" w:author="Délcio Raúl" w:date="2026-05-19T01:37:00Z" w16du:dateUtc="2026-05-19T00:37:00Z"/>
        </w:rPr>
        <w:pPrChange w:id="1423" w:author="Délcio Raúl" w:date="2026-05-19T01:37:00Z" w16du:dateUtc="2026-05-19T00:37:00Z">
          <w:pPr>
            <w:pStyle w:val="Ttulo1"/>
          </w:pPr>
        </w:pPrChange>
      </w:pPr>
      <w:ins w:id="1424" w:author="Délcio Raúl" w:date="2026-05-19T01:37:00Z" w16du:dateUtc="2026-05-19T00:37:00Z">
        <w:r w:rsidRPr="00312FBF">
          <w:rPr>
            <w:lang w:val="en-US"/>
            <w:rPrChange w:id="1425" w:author="Délcio Raúl" w:date="2026-05-19T03:54:00Z" w16du:dateUtc="2026-05-19T02:54:00Z">
              <w:rPr>
                <w:b w:val="0"/>
                <w:bCs w:val="0"/>
              </w:rPr>
            </w:rPrChange>
          </w:rPr>
          <w:t xml:space="preserve">Buttle, F., &amp; </w:t>
        </w:r>
        <w:proofErr w:type="spellStart"/>
        <w:r w:rsidRPr="00312FBF">
          <w:rPr>
            <w:lang w:val="en-US"/>
            <w:rPrChange w:id="1426" w:author="Délcio Raúl" w:date="2026-05-19T03:54:00Z" w16du:dateUtc="2026-05-19T02:54:00Z">
              <w:rPr>
                <w:b w:val="0"/>
                <w:bCs w:val="0"/>
              </w:rPr>
            </w:rPrChange>
          </w:rPr>
          <w:t>Maklan</w:t>
        </w:r>
        <w:proofErr w:type="spellEnd"/>
        <w:r w:rsidRPr="00312FBF">
          <w:rPr>
            <w:lang w:val="en-US"/>
            <w:rPrChange w:id="1427" w:author="Délcio Raúl" w:date="2026-05-19T03:54:00Z" w16du:dateUtc="2026-05-19T02:54:00Z">
              <w:rPr>
                <w:b w:val="0"/>
                <w:bCs w:val="0"/>
              </w:rPr>
            </w:rPrChange>
          </w:rPr>
          <w:t xml:space="preserve">, S. (2019). Customer relationship management: Concepts and technologies (4ª ed.). </w:t>
        </w:r>
        <w:r w:rsidRPr="003576C8">
          <w:t>Routledge.</w:t>
        </w:r>
      </w:ins>
    </w:p>
    <w:p w14:paraId="173467DB" w14:textId="77777777" w:rsidR="003576C8" w:rsidRPr="00312FBF" w:rsidRDefault="003576C8" w:rsidP="00DD5BA5">
      <w:pPr>
        <w:spacing w:after="0"/>
        <w:rPr>
          <w:ins w:id="1428" w:author="Délcio Raúl" w:date="2026-05-19T01:37:00Z" w16du:dateUtc="2026-05-19T00:37:00Z"/>
          <w:lang w:val="en-US"/>
          <w:rPrChange w:id="1429" w:author="Délcio Raúl" w:date="2026-05-19T03:54:00Z" w16du:dateUtc="2026-05-19T02:54:00Z">
            <w:rPr>
              <w:ins w:id="1430" w:author="Délcio Raúl" w:date="2026-05-19T01:37:00Z" w16du:dateUtc="2026-05-19T00:37:00Z"/>
            </w:rPr>
          </w:rPrChange>
        </w:rPr>
        <w:pPrChange w:id="1431" w:author="Délcio Raúl" w:date="2026-05-19T01:37:00Z" w16du:dateUtc="2026-05-19T00:37:00Z">
          <w:pPr>
            <w:pStyle w:val="Ttulo1"/>
          </w:pPr>
        </w:pPrChange>
      </w:pPr>
      <w:ins w:id="1432" w:author="Délcio Raúl" w:date="2026-05-19T01:37:00Z" w16du:dateUtc="2026-05-19T00:37:00Z">
        <w:r w:rsidRPr="003576C8">
          <w:t xml:space="preserve">Carvalho, J. E. (2009). Metodologia do trabalho científico: Saber fazer da investigação para dissertações e teses. </w:t>
        </w:r>
        <w:r w:rsidRPr="00312FBF">
          <w:rPr>
            <w:lang w:val="en-US"/>
            <w:rPrChange w:id="1433" w:author="Délcio Raúl" w:date="2026-05-19T03:54:00Z" w16du:dateUtc="2026-05-19T02:54:00Z">
              <w:rPr>
                <w:b w:val="0"/>
                <w:bCs w:val="0"/>
              </w:rPr>
            </w:rPrChange>
          </w:rPr>
          <w:t xml:space="preserve">Escolar </w:t>
        </w:r>
        <w:proofErr w:type="spellStart"/>
        <w:r w:rsidRPr="00312FBF">
          <w:rPr>
            <w:lang w:val="en-US"/>
            <w:rPrChange w:id="1434" w:author="Délcio Raúl" w:date="2026-05-19T03:54:00Z" w16du:dateUtc="2026-05-19T02:54:00Z">
              <w:rPr>
                <w:b w:val="0"/>
                <w:bCs w:val="0"/>
              </w:rPr>
            </w:rPrChange>
          </w:rPr>
          <w:t>Editora</w:t>
        </w:r>
        <w:proofErr w:type="spellEnd"/>
        <w:r w:rsidRPr="00312FBF">
          <w:rPr>
            <w:lang w:val="en-US"/>
            <w:rPrChange w:id="1435" w:author="Délcio Raúl" w:date="2026-05-19T03:54:00Z" w16du:dateUtc="2026-05-19T02:54:00Z">
              <w:rPr>
                <w:b w:val="0"/>
                <w:bCs w:val="0"/>
              </w:rPr>
            </w:rPrChange>
          </w:rPr>
          <w:t>.</w:t>
        </w:r>
      </w:ins>
    </w:p>
    <w:p w14:paraId="50810696" w14:textId="77777777" w:rsidR="003576C8" w:rsidRPr="00312FBF" w:rsidRDefault="003576C8" w:rsidP="00DD5BA5">
      <w:pPr>
        <w:spacing w:after="0"/>
        <w:rPr>
          <w:ins w:id="1436" w:author="Délcio Raúl" w:date="2026-05-19T01:37:00Z" w16du:dateUtc="2026-05-19T00:37:00Z"/>
          <w:lang w:val="en-US"/>
          <w:rPrChange w:id="1437" w:author="Délcio Raúl" w:date="2026-05-19T03:54:00Z" w16du:dateUtc="2026-05-19T02:54:00Z">
            <w:rPr>
              <w:ins w:id="1438" w:author="Délcio Raúl" w:date="2026-05-19T01:37:00Z" w16du:dateUtc="2026-05-19T00:37:00Z"/>
            </w:rPr>
          </w:rPrChange>
        </w:rPr>
        <w:pPrChange w:id="1439" w:author="Délcio Raúl" w:date="2026-05-19T01:37:00Z" w16du:dateUtc="2026-05-19T00:37:00Z">
          <w:pPr>
            <w:pStyle w:val="Ttulo1"/>
          </w:pPr>
        </w:pPrChange>
      </w:pPr>
      <w:ins w:id="1440" w:author="Délcio Raúl" w:date="2026-05-19T01:37:00Z" w16du:dateUtc="2026-05-19T00:37:00Z">
        <w:r w:rsidRPr="00312FBF">
          <w:rPr>
            <w:lang w:val="en-US"/>
            <w:rPrChange w:id="1441" w:author="Délcio Raúl" w:date="2026-05-19T03:54:00Z" w16du:dateUtc="2026-05-19T02:54:00Z">
              <w:rPr>
                <w:b w:val="0"/>
                <w:bCs w:val="0"/>
              </w:rPr>
            </w:rPrChange>
          </w:rPr>
          <w:t>Elmasri, R., &amp; Navathe, S. B. (2016). Fundamentals of database systems (7ª ed.). Pearson.</w:t>
        </w:r>
      </w:ins>
    </w:p>
    <w:p w14:paraId="00E69405" w14:textId="77777777" w:rsidR="003576C8" w:rsidRPr="003576C8" w:rsidRDefault="003576C8" w:rsidP="00DD5BA5">
      <w:pPr>
        <w:spacing w:after="0"/>
        <w:rPr>
          <w:ins w:id="1442" w:author="Délcio Raúl" w:date="2026-05-19T01:37:00Z" w16du:dateUtc="2026-05-19T00:37:00Z"/>
        </w:rPr>
        <w:pPrChange w:id="1443" w:author="Délcio Raúl" w:date="2026-05-19T01:37:00Z" w16du:dateUtc="2026-05-19T00:37:00Z">
          <w:pPr>
            <w:pStyle w:val="Ttulo1"/>
          </w:pPr>
        </w:pPrChange>
      </w:pPr>
      <w:ins w:id="1444" w:author="Délcio Raúl" w:date="2026-05-19T01:37:00Z" w16du:dateUtc="2026-05-19T00:37:00Z">
        <w:r w:rsidRPr="00312FBF">
          <w:rPr>
            <w:lang w:val="en-US"/>
            <w:rPrChange w:id="1445" w:author="Délcio Raúl" w:date="2026-05-19T03:54:00Z" w16du:dateUtc="2026-05-19T02:54:00Z">
              <w:rPr>
                <w:b w:val="0"/>
                <w:bCs w:val="0"/>
              </w:rPr>
            </w:rPrChange>
          </w:rPr>
          <w:t xml:space="preserve">Garrett, J. J. (2011). The elements of user experience: User-centered design for the web and beyond (2ª ed.). </w:t>
        </w:r>
        <w:r w:rsidRPr="003576C8">
          <w:t xml:space="preserve">New </w:t>
        </w:r>
        <w:proofErr w:type="spellStart"/>
        <w:r w:rsidRPr="003576C8">
          <w:t>Riders</w:t>
        </w:r>
        <w:proofErr w:type="spellEnd"/>
        <w:r w:rsidRPr="003576C8">
          <w:t>.</w:t>
        </w:r>
      </w:ins>
    </w:p>
    <w:p w14:paraId="28C92A08" w14:textId="77777777" w:rsidR="003576C8" w:rsidRPr="00312FBF" w:rsidRDefault="003576C8" w:rsidP="00DD5BA5">
      <w:pPr>
        <w:spacing w:after="0"/>
        <w:rPr>
          <w:ins w:id="1446" w:author="Délcio Raúl" w:date="2026-05-19T01:37:00Z" w16du:dateUtc="2026-05-19T00:37:00Z"/>
          <w:lang w:val="en-US"/>
          <w:rPrChange w:id="1447" w:author="Délcio Raúl" w:date="2026-05-19T03:54:00Z" w16du:dateUtc="2026-05-19T02:54:00Z">
            <w:rPr>
              <w:ins w:id="1448" w:author="Délcio Raúl" w:date="2026-05-19T01:37:00Z" w16du:dateUtc="2026-05-19T00:37:00Z"/>
            </w:rPr>
          </w:rPrChange>
        </w:rPr>
        <w:pPrChange w:id="1449" w:author="Délcio Raúl" w:date="2026-05-19T01:37:00Z" w16du:dateUtc="2026-05-19T00:37:00Z">
          <w:pPr>
            <w:pStyle w:val="Ttulo1"/>
          </w:pPr>
        </w:pPrChange>
      </w:pPr>
      <w:ins w:id="1450" w:author="Délcio Raúl" w:date="2026-05-19T01:37:00Z" w16du:dateUtc="2026-05-19T00:37:00Z">
        <w:r w:rsidRPr="003576C8">
          <w:t xml:space="preserve">Gil, A. C. (2009). Estudo de caso: Fundamentação científica; subsídios para coleta de dados; como redigir o relatório. </w:t>
        </w:r>
        <w:r w:rsidRPr="00312FBF">
          <w:rPr>
            <w:lang w:val="en-US"/>
            <w:rPrChange w:id="1451" w:author="Délcio Raúl" w:date="2026-05-19T03:54:00Z" w16du:dateUtc="2026-05-19T02:54:00Z">
              <w:rPr>
                <w:b w:val="0"/>
                <w:bCs w:val="0"/>
              </w:rPr>
            </w:rPrChange>
          </w:rPr>
          <w:t>Atlas.</w:t>
        </w:r>
      </w:ins>
    </w:p>
    <w:p w14:paraId="485E40CF" w14:textId="77777777" w:rsidR="003576C8" w:rsidRPr="003576C8" w:rsidRDefault="003576C8" w:rsidP="00DD5BA5">
      <w:pPr>
        <w:spacing w:after="0"/>
        <w:rPr>
          <w:ins w:id="1452" w:author="Délcio Raúl" w:date="2026-05-19T01:37:00Z" w16du:dateUtc="2026-05-19T00:37:00Z"/>
        </w:rPr>
        <w:pPrChange w:id="1453" w:author="Délcio Raúl" w:date="2026-05-19T01:37:00Z" w16du:dateUtc="2026-05-19T00:37:00Z">
          <w:pPr>
            <w:pStyle w:val="Ttulo1"/>
          </w:pPr>
        </w:pPrChange>
      </w:pPr>
      <w:proofErr w:type="spellStart"/>
      <w:ins w:id="1454" w:author="Délcio Raúl" w:date="2026-05-19T01:37:00Z" w16du:dateUtc="2026-05-19T00:37:00Z">
        <w:r w:rsidRPr="00312FBF">
          <w:rPr>
            <w:lang w:val="en-US"/>
            <w:rPrChange w:id="1455" w:author="Délcio Raúl" w:date="2026-05-19T03:54:00Z" w16du:dateUtc="2026-05-19T02:54:00Z">
              <w:rPr>
                <w:b w:val="0"/>
                <w:bCs w:val="0"/>
              </w:rPr>
            </w:rPrChange>
          </w:rPr>
          <w:t>Heeks</w:t>
        </w:r>
        <w:proofErr w:type="spellEnd"/>
        <w:r w:rsidRPr="00312FBF">
          <w:rPr>
            <w:lang w:val="en-US"/>
            <w:rPrChange w:id="1456" w:author="Délcio Raúl" w:date="2026-05-19T03:54:00Z" w16du:dateUtc="2026-05-19T02:54:00Z">
              <w:rPr>
                <w:b w:val="0"/>
                <w:bCs w:val="0"/>
              </w:rPr>
            </w:rPrChange>
          </w:rPr>
          <w:t xml:space="preserve">, R. (2018). Information and communication technology for development (ICT4D). </w:t>
        </w:r>
        <w:r w:rsidRPr="003576C8">
          <w:t xml:space="preserve">Cambridge </w:t>
        </w:r>
        <w:proofErr w:type="spellStart"/>
        <w:r w:rsidRPr="003576C8">
          <w:t>University</w:t>
        </w:r>
        <w:proofErr w:type="spellEnd"/>
        <w:r w:rsidRPr="003576C8">
          <w:t xml:space="preserve"> </w:t>
        </w:r>
        <w:proofErr w:type="spellStart"/>
        <w:r w:rsidRPr="003576C8">
          <w:t>Press</w:t>
        </w:r>
        <w:proofErr w:type="spellEnd"/>
        <w:r w:rsidRPr="003576C8">
          <w:t>.</w:t>
        </w:r>
      </w:ins>
    </w:p>
    <w:p w14:paraId="62E92A9D" w14:textId="77777777" w:rsidR="003576C8" w:rsidRPr="00312FBF" w:rsidRDefault="003576C8" w:rsidP="00DD5BA5">
      <w:pPr>
        <w:spacing w:after="0"/>
        <w:rPr>
          <w:ins w:id="1457" w:author="Délcio Raúl" w:date="2026-05-19T01:37:00Z" w16du:dateUtc="2026-05-19T00:37:00Z"/>
          <w:lang w:val="en-US"/>
          <w:rPrChange w:id="1458" w:author="Délcio Raúl" w:date="2026-05-19T03:54:00Z" w16du:dateUtc="2026-05-19T02:54:00Z">
            <w:rPr>
              <w:ins w:id="1459" w:author="Délcio Raúl" w:date="2026-05-19T01:37:00Z" w16du:dateUtc="2026-05-19T00:37:00Z"/>
            </w:rPr>
          </w:rPrChange>
        </w:rPr>
        <w:pPrChange w:id="1460" w:author="Délcio Raúl" w:date="2026-05-19T01:37:00Z" w16du:dateUtc="2026-05-19T00:37:00Z">
          <w:pPr>
            <w:pStyle w:val="Ttulo1"/>
          </w:pPr>
        </w:pPrChange>
      </w:pPr>
      <w:ins w:id="1461" w:author="Délcio Raúl" w:date="2026-05-19T01:37:00Z" w16du:dateUtc="2026-05-19T00:37:00Z">
        <w:r w:rsidRPr="003576C8">
          <w:t xml:space="preserve">Marconi, M. A., &amp; </w:t>
        </w:r>
        <w:proofErr w:type="spellStart"/>
        <w:r w:rsidRPr="003576C8">
          <w:t>Lakatos</w:t>
        </w:r>
        <w:proofErr w:type="spellEnd"/>
        <w:r w:rsidRPr="003576C8">
          <w:t xml:space="preserve">, E. M. (2006). Técnicas de pesquisa (6ª ed.). </w:t>
        </w:r>
        <w:r w:rsidRPr="00312FBF">
          <w:rPr>
            <w:lang w:val="en-US"/>
            <w:rPrChange w:id="1462" w:author="Délcio Raúl" w:date="2026-05-19T03:54:00Z" w16du:dateUtc="2026-05-19T02:54:00Z">
              <w:rPr>
                <w:b w:val="0"/>
                <w:bCs w:val="0"/>
              </w:rPr>
            </w:rPrChange>
          </w:rPr>
          <w:t>Atlas.</w:t>
        </w:r>
      </w:ins>
    </w:p>
    <w:p w14:paraId="2614B04A" w14:textId="77777777" w:rsidR="003576C8" w:rsidRPr="00312FBF" w:rsidRDefault="003576C8" w:rsidP="00DD5BA5">
      <w:pPr>
        <w:spacing w:after="0"/>
        <w:rPr>
          <w:ins w:id="1463" w:author="Délcio Raúl" w:date="2026-05-19T01:37:00Z" w16du:dateUtc="2026-05-19T00:37:00Z"/>
          <w:lang w:val="en-US"/>
          <w:rPrChange w:id="1464" w:author="Délcio Raúl" w:date="2026-05-19T03:54:00Z" w16du:dateUtc="2026-05-19T02:54:00Z">
            <w:rPr>
              <w:ins w:id="1465" w:author="Délcio Raúl" w:date="2026-05-19T01:37:00Z" w16du:dateUtc="2026-05-19T00:37:00Z"/>
            </w:rPr>
          </w:rPrChange>
        </w:rPr>
        <w:pPrChange w:id="1466" w:author="Délcio Raúl" w:date="2026-05-19T01:37:00Z" w16du:dateUtc="2026-05-19T00:37:00Z">
          <w:pPr>
            <w:pStyle w:val="Ttulo1"/>
          </w:pPr>
        </w:pPrChange>
      </w:pPr>
      <w:ins w:id="1467" w:author="Délcio Raúl" w:date="2026-05-19T01:37:00Z" w16du:dateUtc="2026-05-19T00:37:00Z">
        <w:r w:rsidRPr="00312FBF">
          <w:rPr>
            <w:lang w:val="en-US"/>
            <w:rPrChange w:id="1468" w:author="Délcio Raúl" w:date="2026-05-19T03:54:00Z" w16du:dateUtc="2026-05-19T02:54:00Z">
              <w:rPr>
                <w:b w:val="0"/>
                <w:bCs w:val="0"/>
              </w:rPr>
            </w:rPrChange>
          </w:rPr>
          <w:t>PostgreSQL Global Development Group. (2023). PostgreSQL 15 documentation. https://www.postgresql.org/docs/15/</w:t>
        </w:r>
      </w:ins>
    </w:p>
    <w:p w14:paraId="02BBC5E7" w14:textId="77777777" w:rsidR="003576C8" w:rsidRPr="003576C8" w:rsidRDefault="003576C8" w:rsidP="00DD5BA5">
      <w:pPr>
        <w:spacing w:after="0"/>
        <w:rPr>
          <w:ins w:id="1469" w:author="Délcio Raúl" w:date="2026-05-19T01:37:00Z" w16du:dateUtc="2026-05-19T00:37:00Z"/>
        </w:rPr>
        <w:pPrChange w:id="1470" w:author="Délcio Raúl" w:date="2026-05-19T01:37:00Z" w16du:dateUtc="2026-05-19T00:37:00Z">
          <w:pPr>
            <w:pStyle w:val="Ttulo1"/>
          </w:pPr>
        </w:pPrChange>
      </w:pPr>
      <w:proofErr w:type="spellStart"/>
      <w:ins w:id="1471" w:author="Délcio Raúl" w:date="2026-05-19T01:37:00Z" w16du:dateUtc="2026-05-19T00:37:00Z">
        <w:r w:rsidRPr="003576C8">
          <w:t>Prodanov</w:t>
        </w:r>
        <w:proofErr w:type="spellEnd"/>
        <w:r w:rsidRPr="003576C8">
          <w:t xml:space="preserve">, C. C., &amp; Freitas, E. C. (2013). Metodologia do trabalho científico: Métodos e técnicas de pesquisa e do trabalho académico (2ª ed.). </w:t>
        </w:r>
        <w:proofErr w:type="spellStart"/>
        <w:r w:rsidRPr="003576C8">
          <w:t>Feevale</w:t>
        </w:r>
        <w:proofErr w:type="spellEnd"/>
        <w:r w:rsidRPr="003576C8">
          <w:t>.</w:t>
        </w:r>
      </w:ins>
    </w:p>
    <w:p w14:paraId="78A3D92D" w14:textId="77777777" w:rsidR="003576C8" w:rsidRPr="003576C8" w:rsidRDefault="003576C8" w:rsidP="00DD5BA5">
      <w:pPr>
        <w:spacing w:after="0"/>
        <w:rPr>
          <w:ins w:id="1472" w:author="Délcio Raúl" w:date="2026-05-19T01:37:00Z" w16du:dateUtc="2026-05-19T00:37:00Z"/>
        </w:rPr>
        <w:pPrChange w:id="1473" w:author="Délcio Raúl" w:date="2026-05-19T01:37:00Z" w16du:dateUtc="2026-05-19T00:37:00Z">
          <w:pPr>
            <w:pStyle w:val="Ttulo1"/>
          </w:pPr>
        </w:pPrChange>
      </w:pPr>
      <w:proofErr w:type="spellStart"/>
      <w:ins w:id="1474" w:author="Délcio Raúl" w:date="2026-05-19T01:37:00Z" w16du:dateUtc="2026-05-19T00:37:00Z">
        <w:r w:rsidRPr="003576C8">
          <w:t>Rampazzo</w:t>
        </w:r>
        <w:proofErr w:type="spellEnd"/>
        <w:r w:rsidRPr="003576C8">
          <w:t>, L. (2005). Metodologia científica (3ª ed.). Loyola.</w:t>
        </w:r>
      </w:ins>
    </w:p>
    <w:p w14:paraId="40CF7E46" w14:textId="77777777" w:rsidR="003576C8" w:rsidRPr="00312FBF" w:rsidRDefault="003576C8" w:rsidP="00DD5BA5">
      <w:pPr>
        <w:spacing w:after="0"/>
        <w:rPr>
          <w:ins w:id="1475" w:author="Délcio Raúl" w:date="2026-05-19T01:37:00Z" w16du:dateUtc="2026-05-19T00:37:00Z"/>
          <w:lang w:val="en-US"/>
          <w:rPrChange w:id="1476" w:author="Délcio Raúl" w:date="2026-05-19T03:54:00Z" w16du:dateUtc="2026-05-19T02:54:00Z">
            <w:rPr>
              <w:ins w:id="1477" w:author="Délcio Raúl" w:date="2026-05-19T01:37:00Z" w16du:dateUtc="2026-05-19T00:37:00Z"/>
            </w:rPr>
          </w:rPrChange>
        </w:rPr>
        <w:pPrChange w:id="1478" w:author="Délcio Raúl" w:date="2026-05-19T01:37:00Z" w16du:dateUtc="2026-05-19T00:37:00Z">
          <w:pPr>
            <w:pStyle w:val="Ttulo1"/>
          </w:pPr>
        </w:pPrChange>
      </w:pPr>
      <w:proofErr w:type="spellStart"/>
      <w:ins w:id="1479" w:author="Délcio Raúl" w:date="2026-05-19T01:37:00Z" w16du:dateUtc="2026-05-19T00:37:00Z">
        <w:r w:rsidRPr="003576C8">
          <w:t>Sommerville</w:t>
        </w:r>
        <w:proofErr w:type="spellEnd"/>
        <w:r w:rsidRPr="003576C8">
          <w:t xml:space="preserve">, I. (2016). </w:t>
        </w:r>
        <w:r w:rsidRPr="00312FBF">
          <w:rPr>
            <w:lang w:val="en-US"/>
            <w:rPrChange w:id="1480" w:author="Délcio Raúl" w:date="2026-05-19T03:54:00Z" w16du:dateUtc="2026-05-19T02:54:00Z">
              <w:rPr>
                <w:b w:val="0"/>
                <w:bCs w:val="0"/>
              </w:rPr>
            </w:rPrChange>
          </w:rPr>
          <w:t>Software engineering (10ª ed.). Pearson Education.</w:t>
        </w:r>
      </w:ins>
    </w:p>
    <w:p w14:paraId="732C15A0" w14:textId="77777777" w:rsidR="003576C8" w:rsidRPr="00312FBF" w:rsidRDefault="003576C8" w:rsidP="00DD5BA5">
      <w:pPr>
        <w:spacing w:after="0"/>
        <w:rPr>
          <w:ins w:id="1481" w:author="Délcio Raúl" w:date="2026-05-19T01:37:00Z" w16du:dateUtc="2026-05-19T00:37:00Z"/>
          <w:lang w:val="en-US"/>
          <w:rPrChange w:id="1482" w:author="Délcio Raúl" w:date="2026-05-19T03:54:00Z" w16du:dateUtc="2026-05-19T02:54:00Z">
            <w:rPr>
              <w:ins w:id="1483" w:author="Délcio Raúl" w:date="2026-05-19T01:37:00Z" w16du:dateUtc="2026-05-19T00:37:00Z"/>
            </w:rPr>
          </w:rPrChange>
        </w:rPr>
        <w:pPrChange w:id="1484" w:author="Délcio Raúl" w:date="2026-05-19T01:37:00Z" w16du:dateUtc="2026-05-19T00:37:00Z">
          <w:pPr>
            <w:pStyle w:val="Ttulo1"/>
          </w:pPr>
        </w:pPrChange>
      </w:pPr>
      <w:ins w:id="1485" w:author="Délcio Raúl" w:date="2026-05-19T01:37:00Z" w16du:dateUtc="2026-05-19T00:37:00Z">
        <w:r w:rsidRPr="00312FBF">
          <w:rPr>
            <w:lang w:val="en-US"/>
            <w:rPrChange w:id="1486" w:author="Délcio Raúl" w:date="2026-05-19T03:54:00Z" w16du:dateUtc="2026-05-19T02:54:00Z">
              <w:rPr>
                <w:b w:val="0"/>
                <w:bCs w:val="0"/>
              </w:rPr>
            </w:rPrChange>
          </w:rPr>
          <w:t>Stafford, J. (2020). Web application security: A beginner's guide. McGraw-Hill Education.</w:t>
        </w:r>
      </w:ins>
    </w:p>
    <w:p w14:paraId="7D467EED" w14:textId="77777777" w:rsidR="003576C8" w:rsidRPr="00312FBF" w:rsidRDefault="003576C8" w:rsidP="00DD5BA5">
      <w:pPr>
        <w:spacing w:after="0"/>
        <w:rPr>
          <w:ins w:id="1487" w:author="Délcio Raúl" w:date="2026-05-19T01:37:00Z" w16du:dateUtc="2026-05-19T00:37:00Z"/>
          <w:lang w:val="en-US"/>
          <w:rPrChange w:id="1488" w:author="Délcio Raúl" w:date="2026-05-19T03:54:00Z" w16du:dateUtc="2026-05-19T02:54:00Z">
            <w:rPr>
              <w:ins w:id="1489" w:author="Délcio Raúl" w:date="2026-05-19T01:37:00Z" w16du:dateUtc="2026-05-19T00:37:00Z"/>
            </w:rPr>
          </w:rPrChange>
        </w:rPr>
        <w:pPrChange w:id="1490" w:author="Délcio Raúl" w:date="2026-05-19T01:37:00Z" w16du:dateUtc="2026-05-19T00:37:00Z">
          <w:pPr>
            <w:pStyle w:val="Ttulo1"/>
          </w:pPr>
        </w:pPrChange>
      </w:pPr>
      <w:ins w:id="1491" w:author="Délcio Raúl" w:date="2026-05-19T01:37:00Z" w16du:dateUtc="2026-05-19T00:37:00Z">
        <w:r w:rsidRPr="00312FBF">
          <w:rPr>
            <w:lang w:val="en-US"/>
            <w:rPrChange w:id="1492" w:author="Délcio Raúl" w:date="2026-05-19T03:54:00Z" w16du:dateUtc="2026-05-19T02:54:00Z">
              <w:rPr>
                <w:b w:val="0"/>
                <w:bCs w:val="0"/>
              </w:rPr>
            </w:rPrChange>
          </w:rPr>
          <w:t xml:space="preserve">Thornton, A. (2021). Bootstrap </w:t>
        </w:r>
        <w:proofErr w:type="gramStart"/>
        <w:r w:rsidRPr="00312FBF">
          <w:rPr>
            <w:lang w:val="en-US"/>
            <w:rPrChange w:id="1493" w:author="Délcio Raúl" w:date="2026-05-19T03:54:00Z" w16du:dateUtc="2026-05-19T02:54:00Z">
              <w:rPr>
                <w:b w:val="0"/>
                <w:bCs w:val="0"/>
              </w:rPr>
            </w:rPrChange>
          </w:rPr>
          <w:t>5</w:t>
        </w:r>
        <w:proofErr w:type="gramEnd"/>
        <w:r w:rsidRPr="00312FBF">
          <w:rPr>
            <w:lang w:val="en-US"/>
            <w:rPrChange w:id="1494" w:author="Délcio Raúl" w:date="2026-05-19T03:54:00Z" w16du:dateUtc="2026-05-19T02:54:00Z">
              <w:rPr>
                <w:b w:val="0"/>
                <w:bCs w:val="0"/>
              </w:rPr>
            </w:rPrChange>
          </w:rPr>
          <w:t xml:space="preserve"> quick start guide: Build responsive websites with HTML, CSS, and JavaScript. </w:t>
        </w:r>
        <w:proofErr w:type="spellStart"/>
        <w:r w:rsidRPr="00312FBF">
          <w:rPr>
            <w:lang w:val="en-US"/>
            <w:rPrChange w:id="1495" w:author="Délcio Raúl" w:date="2026-05-19T03:54:00Z" w16du:dateUtc="2026-05-19T02:54:00Z">
              <w:rPr>
                <w:b w:val="0"/>
                <w:bCs w:val="0"/>
              </w:rPr>
            </w:rPrChange>
          </w:rPr>
          <w:t>Packt</w:t>
        </w:r>
        <w:proofErr w:type="spellEnd"/>
        <w:r w:rsidRPr="00312FBF">
          <w:rPr>
            <w:lang w:val="en-US"/>
            <w:rPrChange w:id="1496" w:author="Délcio Raúl" w:date="2026-05-19T03:54:00Z" w16du:dateUtc="2026-05-19T02:54:00Z">
              <w:rPr>
                <w:b w:val="0"/>
                <w:bCs w:val="0"/>
              </w:rPr>
            </w:rPrChange>
          </w:rPr>
          <w:t xml:space="preserve"> Publishing.</w:t>
        </w:r>
      </w:ins>
    </w:p>
    <w:p w14:paraId="2693F84E" w14:textId="23B300E6" w:rsidR="00F2261B" w:rsidRPr="0004051B" w:rsidRDefault="00F2261B" w:rsidP="00DD5BA5">
      <w:pPr>
        <w:spacing w:after="0"/>
        <w:pPrChange w:id="1497" w:author="Délcio Raúl" w:date="2026-05-19T01:37:00Z" w16du:dateUtc="2026-05-19T00:37:00Z">
          <w:pPr>
            <w:ind w:firstLine="0"/>
          </w:pPr>
        </w:pPrChange>
      </w:pPr>
    </w:p>
    <w:sectPr w:rsidR="00F2261B" w:rsidRPr="0004051B" w:rsidSect="00C82E8A">
      <w:footerReference w:type="default" r:id="rId32"/>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FF655F" w14:textId="77777777" w:rsidR="00B003A4" w:rsidRDefault="00B003A4" w:rsidP="003576C8">
      <w:pPr>
        <w:spacing w:after="0"/>
      </w:pPr>
      <w:r>
        <w:separator/>
      </w:r>
    </w:p>
  </w:endnote>
  <w:endnote w:type="continuationSeparator" w:id="0">
    <w:p w14:paraId="7897AD06" w14:textId="77777777" w:rsidR="00B003A4" w:rsidRDefault="00B003A4" w:rsidP="003576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ustomXmlInsRangeStart w:id="1498" w:author="Délcio Raúl" w:date="2026-05-19T01:40:00Z"/>
  <w:sdt>
    <w:sdtPr>
      <w:id w:val="10806951"/>
      <w:docPartObj>
        <w:docPartGallery w:val="Page Numbers (Bottom of Page)"/>
        <w:docPartUnique/>
      </w:docPartObj>
    </w:sdtPr>
    <w:sdtContent>
      <w:customXmlInsRangeEnd w:id="1498"/>
      <w:p w14:paraId="6AB26D55" w14:textId="2D2E2F91" w:rsidR="003576C8" w:rsidRDefault="003576C8">
        <w:pPr>
          <w:pStyle w:val="Rodap"/>
          <w:jc w:val="right"/>
          <w:rPr>
            <w:ins w:id="1499" w:author="Délcio Raúl" w:date="2026-05-19T01:40:00Z" w16du:dateUtc="2026-05-19T00:40:00Z"/>
          </w:rPr>
        </w:pPr>
        <w:ins w:id="1500" w:author="Délcio Raúl" w:date="2026-05-19T01:40:00Z" w16du:dateUtc="2026-05-19T00:40:00Z">
          <w:r>
            <w:fldChar w:fldCharType="begin"/>
          </w:r>
          <w:r>
            <w:instrText>PAGE   \* MERGEFORMAT</w:instrText>
          </w:r>
          <w:r>
            <w:fldChar w:fldCharType="separate"/>
          </w:r>
          <w:r>
            <w:t>2</w:t>
          </w:r>
          <w:r>
            <w:fldChar w:fldCharType="end"/>
          </w:r>
        </w:ins>
      </w:p>
      <w:customXmlInsRangeStart w:id="1501" w:author="Délcio Raúl" w:date="2026-05-19T01:40:00Z"/>
    </w:sdtContent>
  </w:sdt>
  <w:customXmlInsRangeEnd w:id="1501"/>
  <w:p w14:paraId="1A05B039" w14:textId="77777777" w:rsidR="003576C8" w:rsidRDefault="003576C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8079A7" w14:textId="77777777" w:rsidR="00B003A4" w:rsidRDefault="00B003A4" w:rsidP="003576C8">
      <w:pPr>
        <w:spacing w:after="0"/>
      </w:pPr>
      <w:r>
        <w:separator/>
      </w:r>
    </w:p>
  </w:footnote>
  <w:footnote w:type="continuationSeparator" w:id="0">
    <w:p w14:paraId="35E6106A" w14:textId="77777777" w:rsidR="00B003A4" w:rsidRDefault="00B003A4" w:rsidP="003576C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707A5"/>
    <w:multiLevelType w:val="multilevel"/>
    <w:tmpl w:val="09068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36F49"/>
    <w:multiLevelType w:val="hybridMultilevel"/>
    <w:tmpl w:val="1390DE3E"/>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2" w15:restartNumberingAfterBreak="0">
    <w:nsid w:val="0C997318"/>
    <w:multiLevelType w:val="hybridMultilevel"/>
    <w:tmpl w:val="7994BEC2"/>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3" w15:restartNumberingAfterBreak="0">
    <w:nsid w:val="0E5C21DA"/>
    <w:multiLevelType w:val="multilevel"/>
    <w:tmpl w:val="D5FE0C4E"/>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101D535D"/>
    <w:multiLevelType w:val="multilevel"/>
    <w:tmpl w:val="9EFE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471B8"/>
    <w:multiLevelType w:val="hybridMultilevel"/>
    <w:tmpl w:val="C61840E6"/>
    <w:lvl w:ilvl="0" w:tplc="31A27C56">
      <w:start w:val="1"/>
      <w:numFmt w:val="bullet"/>
      <w:lvlText w:val="•"/>
      <w:lvlJc w:val="left"/>
      <w:pPr>
        <w:ind w:left="720" w:hanging="360"/>
      </w:pPr>
    </w:lvl>
    <w:lvl w:ilvl="1" w:tplc="960CD76E">
      <w:start w:val="1"/>
      <w:numFmt w:val="bullet"/>
      <w:lvlText w:val="◦"/>
      <w:lvlJc w:val="left"/>
      <w:pPr>
        <w:ind w:left="1440" w:hanging="360"/>
      </w:pPr>
    </w:lvl>
    <w:lvl w:ilvl="2" w:tplc="1F601414">
      <w:start w:val="1"/>
      <w:numFmt w:val="bullet"/>
      <w:lvlText w:val="•"/>
      <w:lvlJc w:val="left"/>
      <w:pPr>
        <w:ind w:left="2160" w:hanging="360"/>
      </w:pPr>
    </w:lvl>
    <w:lvl w:ilvl="3" w:tplc="AA64720E">
      <w:start w:val="1"/>
      <w:numFmt w:val="bullet"/>
      <w:lvlText w:val="◦"/>
      <w:lvlJc w:val="left"/>
      <w:pPr>
        <w:ind w:left="2880" w:hanging="360"/>
      </w:pPr>
    </w:lvl>
    <w:lvl w:ilvl="4" w:tplc="1C3EDCF0">
      <w:start w:val="1"/>
      <w:numFmt w:val="bullet"/>
      <w:lvlText w:val="•"/>
      <w:lvlJc w:val="left"/>
      <w:pPr>
        <w:ind w:left="3600" w:hanging="360"/>
      </w:pPr>
    </w:lvl>
    <w:lvl w:ilvl="5" w:tplc="8CD8E070">
      <w:start w:val="1"/>
      <w:numFmt w:val="bullet"/>
      <w:lvlText w:val="◦"/>
      <w:lvlJc w:val="left"/>
      <w:pPr>
        <w:ind w:left="4320" w:hanging="360"/>
      </w:pPr>
    </w:lvl>
    <w:lvl w:ilvl="6" w:tplc="D3CA6BAA">
      <w:start w:val="1"/>
      <w:numFmt w:val="bullet"/>
      <w:lvlText w:val="•"/>
      <w:lvlJc w:val="left"/>
      <w:pPr>
        <w:ind w:left="5040" w:hanging="360"/>
      </w:pPr>
    </w:lvl>
    <w:lvl w:ilvl="7" w:tplc="BBD69320">
      <w:numFmt w:val="decimal"/>
      <w:lvlText w:val=""/>
      <w:lvlJc w:val="left"/>
    </w:lvl>
    <w:lvl w:ilvl="8" w:tplc="97481D26">
      <w:numFmt w:val="decimal"/>
      <w:lvlText w:val=""/>
      <w:lvlJc w:val="left"/>
    </w:lvl>
  </w:abstractNum>
  <w:abstractNum w:abstractNumId="6" w15:restartNumberingAfterBreak="0">
    <w:nsid w:val="14CD2142"/>
    <w:multiLevelType w:val="multilevel"/>
    <w:tmpl w:val="504C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00F59"/>
    <w:multiLevelType w:val="multilevel"/>
    <w:tmpl w:val="F92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0544D"/>
    <w:multiLevelType w:val="hybridMultilevel"/>
    <w:tmpl w:val="BC26B3A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1BBE74D9"/>
    <w:multiLevelType w:val="multilevel"/>
    <w:tmpl w:val="E5F0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E4652"/>
    <w:multiLevelType w:val="multilevel"/>
    <w:tmpl w:val="DE74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16DDF"/>
    <w:multiLevelType w:val="hybridMultilevel"/>
    <w:tmpl w:val="A02E7A32"/>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12" w15:restartNumberingAfterBreak="0">
    <w:nsid w:val="24103C5D"/>
    <w:multiLevelType w:val="multilevel"/>
    <w:tmpl w:val="DCC0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35B8C"/>
    <w:multiLevelType w:val="multilevel"/>
    <w:tmpl w:val="8BF00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3D08BE"/>
    <w:multiLevelType w:val="multilevel"/>
    <w:tmpl w:val="247C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909CF"/>
    <w:multiLevelType w:val="multilevel"/>
    <w:tmpl w:val="F2DE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876B5"/>
    <w:multiLevelType w:val="multilevel"/>
    <w:tmpl w:val="9E6A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54CCC"/>
    <w:multiLevelType w:val="multilevel"/>
    <w:tmpl w:val="D438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F966D6"/>
    <w:multiLevelType w:val="hybridMultilevel"/>
    <w:tmpl w:val="C39023CA"/>
    <w:lvl w:ilvl="0" w:tplc="3DAA0EAC">
      <w:start w:val="1"/>
      <w:numFmt w:val="bullet"/>
      <w:lvlText w:val="•"/>
      <w:lvlJc w:val="left"/>
      <w:pPr>
        <w:ind w:left="720" w:hanging="360"/>
      </w:pPr>
    </w:lvl>
    <w:lvl w:ilvl="1" w:tplc="55F0568C">
      <w:numFmt w:val="decimal"/>
      <w:lvlText w:val=""/>
      <w:lvlJc w:val="left"/>
    </w:lvl>
    <w:lvl w:ilvl="2" w:tplc="D334EB46">
      <w:numFmt w:val="decimal"/>
      <w:lvlText w:val=""/>
      <w:lvlJc w:val="left"/>
    </w:lvl>
    <w:lvl w:ilvl="3" w:tplc="971EF838">
      <w:numFmt w:val="decimal"/>
      <w:lvlText w:val=""/>
      <w:lvlJc w:val="left"/>
    </w:lvl>
    <w:lvl w:ilvl="4" w:tplc="0144EEEE">
      <w:numFmt w:val="decimal"/>
      <w:lvlText w:val=""/>
      <w:lvlJc w:val="left"/>
    </w:lvl>
    <w:lvl w:ilvl="5" w:tplc="B2BC5C94">
      <w:numFmt w:val="decimal"/>
      <w:lvlText w:val=""/>
      <w:lvlJc w:val="left"/>
    </w:lvl>
    <w:lvl w:ilvl="6" w:tplc="2AE4B060">
      <w:numFmt w:val="decimal"/>
      <w:lvlText w:val=""/>
      <w:lvlJc w:val="left"/>
    </w:lvl>
    <w:lvl w:ilvl="7" w:tplc="CB40D400">
      <w:numFmt w:val="decimal"/>
      <w:lvlText w:val=""/>
      <w:lvlJc w:val="left"/>
    </w:lvl>
    <w:lvl w:ilvl="8" w:tplc="9A960956">
      <w:numFmt w:val="decimal"/>
      <w:lvlText w:val=""/>
      <w:lvlJc w:val="left"/>
    </w:lvl>
  </w:abstractNum>
  <w:abstractNum w:abstractNumId="19" w15:restartNumberingAfterBreak="0">
    <w:nsid w:val="406C297C"/>
    <w:multiLevelType w:val="multilevel"/>
    <w:tmpl w:val="456C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C6899"/>
    <w:multiLevelType w:val="multilevel"/>
    <w:tmpl w:val="18F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A75DC7"/>
    <w:multiLevelType w:val="multilevel"/>
    <w:tmpl w:val="B24A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F000B"/>
    <w:multiLevelType w:val="multilevel"/>
    <w:tmpl w:val="ABC0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A109C"/>
    <w:multiLevelType w:val="multilevel"/>
    <w:tmpl w:val="C272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11C94"/>
    <w:multiLevelType w:val="multilevel"/>
    <w:tmpl w:val="43AEB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EB7022"/>
    <w:multiLevelType w:val="hybridMultilevel"/>
    <w:tmpl w:val="54E8CADC"/>
    <w:lvl w:ilvl="0" w:tplc="0C000001">
      <w:start w:val="1"/>
      <w:numFmt w:val="bullet"/>
      <w:lvlText w:val=""/>
      <w:lvlJc w:val="left"/>
      <w:pPr>
        <w:ind w:left="1429" w:hanging="360"/>
      </w:pPr>
      <w:rPr>
        <w:rFonts w:ascii="Symbol" w:hAnsi="Symbol"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26" w15:restartNumberingAfterBreak="0">
    <w:nsid w:val="5A19282D"/>
    <w:multiLevelType w:val="multilevel"/>
    <w:tmpl w:val="F310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35BC3"/>
    <w:multiLevelType w:val="multilevel"/>
    <w:tmpl w:val="409E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4B062C"/>
    <w:multiLevelType w:val="multilevel"/>
    <w:tmpl w:val="ED56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E1371"/>
    <w:multiLevelType w:val="multilevel"/>
    <w:tmpl w:val="393AB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933DF0"/>
    <w:multiLevelType w:val="multilevel"/>
    <w:tmpl w:val="B6B8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ED72B6"/>
    <w:multiLevelType w:val="hybridMultilevel"/>
    <w:tmpl w:val="E1A8975E"/>
    <w:lvl w:ilvl="0" w:tplc="0C00000F">
      <w:start w:val="1"/>
      <w:numFmt w:val="decimal"/>
      <w:lvlText w:val="%1."/>
      <w:lvlJc w:val="left"/>
      <w:pPr>
        <w:ind w:left="1429" w:hanging="360"/>
      </w:p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32" w15:restartNumberingAfterBreak="0">
    <w:nsid w:val="6C623321"/>
    <w:multiLevelType w:val="multilevel"/>
    <w:tmpl w:val="498E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9B6618"/>
    <w:multiLevelType w:val="multilevel"/>
    <w:tmpl w:val="F2D8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55FF2"/>
    <w:multiLevelType w:val="multilevel"/>
    <w:tmpl w:val="2676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D4C39"/>
    <w:multiLevelType w:val="hybridMultilevel"/>
    <w:tmpl w:val="B71E938E"/>
    <w:lvl w:ilvl="0" w:tplc="186AE12A">
      <w:start w:val="1"/>
      <w:numFmt w:val="bullet"/>
      <w:lvlText w:val="•"/>
      <w:lvlJc w:val="left"/>
      <w:pPr>
        <w:ind w:left="720" w:hanging="360"/>
      </w:pPr>
    </w:lvl>
    <w:lvl w:ilvl="1" w:tplc="BEE27738">
      <w:start w:val="1"/>
      <w:numFmt w:val="bullet"/>
      <w:lvlText w:val="◦"/>
      <w:lvlJc w:val="left"/>
      <w:pPr>
        <w:ind w:left="1440" w:hanging="360"/>
      </w:pPr>
    </w:lvl>
    <w:lvl w:ilvl="2" w:tplc="2F564A4C">
      <w:start w:val="1"/>
      <w:numFmt w:val="bullet"/>
      <w:lvlText w:val="•"/>
      <w:lvlJc w:val="left"/>
      <w:pPr>
        <w:ind w:left="2160" w:hanging="360"/>
      </w:pPr>
    </w:lvl>
    <w:lvl w:ilvl="3" w:tplc="B628A5A2">
      <w:start w:val="1"/>
      <w:numFmt w:val="bullet"/>
      <w:lvlText w:val="◦"/>
      <w:lvlJc w:val="left"/>
      <w:pPr>
        <w:ind w:left="2880" w:hanging="360"/>
      </w:pPr>
    </w:lvl>
    <w:lvl w:ilvl="4" w:tplc="DD2A2192">
      <w:start w:val="1"/>
      <w:numFmt w:val="bullet"/>
      <w:lvlText w:val="•"/>
      <w:lvlJc w:val="left"/>
      <w:pPr>
        <w:ind w:left="3600" w:hanging="360"/>
      </w:pPr>
    </w:lvl>
    <w:lvl w:ilvl="5" w:tplc="4C584072">
      <w:start w:val="1"/>
      <w:numFmt w:val="bullet"/>
      <w:lvlText w:val="◦"/>
      <w:lvlJc w:val="left"/>
      <w:pPr>
        <w:ind w:left="4320" w:hanging="360"/>
      </w:pPr>
    </w:lvl>
    <w:lvl w:ilvl="6" w:tplc="BD54C3EA">
      <w:start w:val="1"/>
      <w:numFmt w:val="bullet"/>
      <w:lvlText w:val="•"/>
      <w:lvlJc w:val="left"/>
      <w:pPr>
        <w:ind w:left="5040" w:hanging="360"/>
      </w:pPr>
    </w:lvl>
    <w:lvl w:ilvl="7" w:tplc="6390FAF8">
      <w:numFmt w:val="decimal"/>
      <w:lvlText w:val=""/>
      <w:lvlJc w:val="left"/>
    </w:lvl>
    <w:lvl w:ilvl="8" w:tplc="C94CF952">
      <w:numFmt w:val="decimal"/>
      <w:lvlText w:val=""/>
      <w:lvlJc w:val="left"/>
    </w:lvl>
  </w:abstractNum>
  <w:abstractNum w:abstractNumId="36" w15:restartNumberingAfterBreak="0">
    <w:nsid w:val="727E1185"/>
    <w:multiLevelType w:val="multilevel"/>
    <w:tmpl w:val="8236F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A7229E"/>
    <w:multiLevelType w:val="multilevel"/>
    <w:tmpl w:val="82FC8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D4201F"/>
    <w:multiLevelType w:val="multilevel"/>
    <w:tmpl w:val="EBB8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1C7EBD"/>
    <w:multiLevelType w:val="multilevel"/>
    <w:tmpl w:val="BBD8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545069"/>
    <w:multiLevelType w:val="multilevel"/>
    <w:tmpl w:val="2AE0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986136">
    <w:abstractNumId w:val="5"/>
    <w:lvlOverride w:ilvl="0">
      <w:startOverride w:val="1"/>
    </w:lvlOverride>
  </w:num>
  <w:num w:numId="2" w16cid:durableId="311103376">
    <w:abstractNumId w:val="35"/>
    <w:lvlOverride w:ilvl="0">
      <w:startOverride w:val="1"/>
    </w:lvlOverride>
  </w:num>
  <w:num w:numId="3" w16cid:durableId="1932546708">
    <w:abstractNumId w:val="22"/>
  </w:num>
  <w:num w:numId="4" w16cid:durableId="1559321129">
    <w:abstractNumId w:val="24"/>
  </w:num>
  <w:num w:numId="5" w16cid:durableId="1748113611">
    <w:abstractNumId w:val="26"/>
  </w:num>
  <w:num w:numId="6" w16cid:durableId="977759643">
    <w:abstractNumId w:val="6"/>
  </w:num>
  <w:num w:numId="7" w16cid:durableId="793641102">
    <w:abstractNumId w:val="29"/>
  </w:num>
  <w:num w:numId="8" w16cid:durableId="1949845878">
    <w:abstractNumId w:val="14"/>
  </w:num>
  <w:num w:numId="9" w16cid:durableId="151482563">
    <w:abstractNumId w:val="36"/>
  </w:num>
  <w:num w:numId="10" w16cid:durableId="1643151038">
    <w:abstractNumId w:val="39"/>
  </w:num>
  <w:num w:numId="11" w16cid:durableId="825435470">
    <w:abstractNumId w:val="10"/>
  </w:num>
  <w:num w:numId="12" w16cid:durableId="2074038668">
    <w:abstractNumId w:val="15"/>
  </w:num>
  <w:num w:numId="13" w16cid:durableId="1380979464">
    <w:abstractNumId w:val="17"/>
  </w:num>
  <w:num w:numId="14" w16cid:durableId="481581645">
    <w:abstractNumId w:val="16"/>
  </w:num>
  <w:num w:numId="15" w16cid:durableId="144207075">
    <w:abstractNumId w:val="34"/>
  </w:num>
  <w:num w:numId="16" w16cid:durableId="1598754682">
    <w:abstractNumId w:val="30"/>
  </w:num>
  <w:num w:numId="17" w16cid:durableId="691421141">
    <w:abstractNumId w:val="33"/>
  </w:num>
  <w:num w:numId="18" w16cid:durableId="2131167728">
    <w:abstractNumId w:val="32"/>
  </w:num>
  <w:num w:numId="19" w16cid:durableId="241526791">
    <w:abstractNumId w:val="19"/>
  </w:num>
  <w:num w:numId="20" w16cid:durableId="312023605">
    <w:abstractNumId w:val="37"/>
  </w:num>
  <w:num w:numId="21" w16cid:durableId="2107538488">
    <w:abstractNumId w:val="12"/>
  </w:num>
  <w:num w:numId="22" w16cid:durableId="1671256894">
    <w:abstractNumId w:val="20"/>
  </w:num>
  <w:num w:numId="23" w16cid:durableId="1037505397">
    <w:abstractNumId w:val="40"/>
  </w:num>
  <w:num w:numId="24" w16cid:durableId="1805997208">
    <w:abstractNumId w:val="27"/>
  </w:num>
  <w:num w:numId="25" w16cid:durableId="433790961">
    <w:abstractNumId w:val="0"/>
  </w:num>
  <w:num w:numId="26" w16cid:durableId="2121797100">
    <w:abstractNumId w:val="38"/>
  </w:num>
  <w:num w:numId="27" w16cid:durableId="1057897671">
    <w:abstractNumId w:val="9"/>
  </w:num>
  <w:num w:numId="28" w16cid:durableId="1438601181">
    <w:abstractNumId w:val="28"/>
  </w:num>
  <w:num w:numId="29" w16cid:durableId="1421679551">
    <w:abstractNumId w:val="4"/>
  </w:num>
  <w:num w:numId="30" w16cid:durableId="392168853">
    <w:abstractNumId w:val="21"/>
  </w:num>
  <w:num w:numId="31" w16cid:durableId="1492477135">
    <w:abstractNumId w:val="8"/>
  </w:num>
  <w:num w:numId="32" w16cid:durableId="1926568584">
    <w:abstractNumId w:val="7"/>
  </w:num>
  <w:num w:numId="33" w16cid:durableId="414546682">
    <w:abstractNumId w:val="18"/>
    <w:lvlOverride w:ilvl="0">
      <w:startOverride w:val="1"/>
    </w:lvlOverride>
  </w:num>
  <w:num w:numId="34" w16cid:durableId="1514417183">
    <w:abstractNumId w:val="23"/>
  </w:num>
  <w:num w:numId="35" w16cid:durableId="1479955495">
    <w:abstractNumId w:val="13"/>
  </w:num>
  <w:num w:numId="36" w16cid:durableId="872034625">
    <w:abstractNumId w:val="3"/>
  </w:num>
  <w:num w:numId="37" w16cid:durableId="368921267">
    <w:abstractNumId w:val="31"/>
  </w:num>
  <w:num w:numId="38" w16cid:durableId="548422343">
    <w:abstractNumId w:val="1"/>
  </w:num>
  <w:num w:numId="39" w16cid:durableId="801769295">
    <w:abstractNumId w:val="11"/>
  </w:num>
  <w:num w:numId="40" w16cid:durableId="355888734">
    <w:abstractNumId w:val="25"/>
  </w:num>
  <w:num w:numId="41" w16cid:durableId="4607230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élcio Raúl">
    <w15:presenceInfo w15:providerId="Windows Live" w15:userId="c317c9a2ebbfa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08"/>
  <w:autoHyphenation/>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B62"/>
    <w:rsid w:val="00031B62"/>
    <w:rsid w:val="0004051B"/>
    <w:rsid w:val="00047269"/>
    <w:rsid w:val="00062091"/>
    <w:rsid w:val="00073E53"/>
    <w:rsid w:val="00096DAA"/>
    <w:rsid w:val="000A14B0"/>
    <w:rsid w:val="0012354E"/>
    <w:rsid w:val="001436B3"/>
    <w:rsid w:val="0016170F"/>
    <w:rsid w:val="00181022"/>
    <w:rsid w:val="001878C5"/>
    <w:rsid w:val="00190256"/>
    <w:rsid w:val="001927DB"/>
    <w:rsid w:val="001B282F"/>
    <w:rsid w:val="001D4ADF"/>
    <w:rsid w:val="00212B2D"/>
    <w:rsid w:val="00256D4B"/>
    <w:rsid w:val="00260C08"/>
    <w:rsid w:val="00273AB7"/>
    <w:rsid w:val="002D13CA"/>
    <w:rsid w:val="00312FBF"/>
    <w:rsid w:val="00342AA8"/>
    <w:rsid w:val="00355FDC"/>
    <w:rsid w:val="00356976"/>
    <w:rsid w:val="003576C8"/>
    <w:rsid w:val="003C21B9"/>
    <w:rsid w:val="00405206"/>
    <w:rsid w:val="004B7711"/>
    <w:rsid w:val="004C6676"/>
    <w:rsid w:val="004C79B5"/>
    <w:rsid w:val="004D64D9"/>
    <w:rsid w:val="00526BD1"/>
    <w:rsid w:val="0054788C"/>
    <w:rsid w:val="00552FFC"/>
    <w:rsid w:val="00554586"/>
    <w:rsid w:val="005943E8"/>
    <w:rsid w:val="005A0929"/>
    <w:rsid w:val="005B4449"/>
    <w:rsid w:val="006239D0"/>
    <w:rsid w:val="006427A7"/>
    <w:rsid w:val="006451DC"/>
    <w:rsid w:val="00662AD9"/>
    <w:rsid w:val="00670A8B"/>
    <w:rsid w:val="00672755"/>
    <w:rsid w:val="006822FC"/>
    <w:rsid w:val="0069273F"/>
    <w:rsid w:val="0069496F"/>
    <w:rsid w:val="007033C2"/>
    <w:rsid w:val="00720ADC"/>
    <w:rsid w:val="00752060"/>
    <w:rsid w:val="007D03F5"/>
    <w:rsid w:val="007F4CAD"/>
    <w:rsid w:val="008523AE"/>
    <w:rsid w:val="00897459"/>
    <w:rsid w:val="008A15F2"/>
    <w:rsid w:val="008A5AE4"/>
    <w:rsid w:val="00906BE3"/>
    <w:rsid w:val="00962306"/>
    <w:rsid w:val="00982F8E"/>
    <w:rsid w:val="00995046"/>
    <w:rsid w:val="009A4225"/>
    <w:rsid w:val="009B1018"/>
    <w:rsid w:val="009B53DF"/>
    <w:rsid w:val="009D03DE"/>
    <w:rsid w:val="009D2BAF"/>
    <w:rsid w:val="009D5774"/>
    <w:rsid w:val="00A1507C"/>
    <w:rsid w:val="00A2257E"/>
    <w:rsid w:val="00A41A49"/>
    <w:rsid w:val="00A579B1"/>
    <w:rsid w:val="00AA0282"/>
    <w:rsid w:val="00AC088C"/>
    <w:rsid w:val="00AE5F0F"/>
    <w:rsid w:val="00B003A4"/>
    <w:rsid w:val="00B20FAF"/>
    <w:rsid w:val="00B244D5"/>
    <w:rsid w:val="00B45B3C"/>
    <w:rsid w:val="00B67E0A"/>
    <w:rsid w:val="00B75CA0"/>
    <w:rsid w:val="00B8733D"/>
    <w:rsid w:val="00BA514E"/>
    <w:rsid w:val="00BB0302"/>
    <w:rsid w:val="00BE3457"/>
    <w:rsid w:val="00BF50E6"/>
    <w:rsid w:val="00C53DBE"/>
    <w:rsid w:val="00C82E8A"/>
    <w:rsid w:val="00C83585"/>
    <w:rsid w:val="00C87A3F"/>
    <w:rsid w:val="00CD603E"/>
    <w:rsid w:val="00CE3519"/>
    <w:rsid w:val="00D02DE4"/>
    <w:rsid w:val="00D121CC"/>
    <w:rsid w:val="00D474C8"/>
    <w:rsid w:val="00D67001"/>
    <w:rsid w:val="00D8259D"/>
    <w:rsid w:val="00D85060"/>
    <w:rsid w:val="00DD5BA5"/>
    <w:rsid w:val="00E0118E"/>
    <w:rsid w:val="00E07854"/>
    <w:rsid w:val="00E2065D"/>
    <w:rsid w:val="00E24C5C"/>
    <w:rsid w:val="00E44EE4"/>
    <w:rsid w:val="00E8699D"/>
    <w:rsid w:val="00EA6ACF"/>
    <w:rsid w:val="00EB1979"/>
    <w:rsid w:val="00EB6B1F"/>
    <w:rsid w:val="00ED0D90"/>
    <w:rsid w:val="00F07927"/>
    <w:rsid w:val="00F1748A"/>
    <w:rsid w:val="00F20FFA"/>
    <w:rsid w:val="00F2261B"/>
    <w:rsid w:val="00F361F5"/>
    <w:rsid w:val="00F545CA"/>
    <w:rsid w:val="00F86577"/>
    <w:rsid w:val="00F86CA5"/>
    <w:rsid w:val="00F94CE3"/>
    <w:rsid w:val="00FB6C6D"/>
    <w:rsid w:val="00FC4046"/>
    <w:rsid w:val="00FC62ED"/>
    <w:rsid w:val="00FD2FF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A0E58"/>
  <w15:chartTrackingRefBased/>
  <w15:docId w15:val="{661267C5-9609-493B-B4E3-310E0094C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sz w:val="24"/>
        <w:szCs w:val="24"/>
        <w:lang w:val="pt-PT" w:eastAsia="en-US" w:bidi="ar-SA"/>
      </w:rPr>
    </w:rPrDefault>
    <w:pPrDefault>
      <w:pPr>
        <w:spacing w:after="160"/>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752060"/>
    <w:pPr>
      <w:ind w:firstLine="0"/>
      <w:outlineLvl w:val="0"/>
    </w:pPr>
    <w:rPr>
      <w:rFonts w:eastAsia="Times New Roman"/>
      <w:b/>
      <w:bCs/>
      <w:color w:val="000000"/>
      <w:sz w:val="28"/>
      <w:lang w:eastAsia="pt-PT"/>
    </w:rPr>
  </w:style>
  <w:style w:type="paragraph" w:styleId="Ttulo2">
    <w:name w:val="heading 2"/>
    <w:basedOn w:val="Ttulo1"/>
    <w:next w:val="Normal"/>
    <w:link w:val="Ttulo2Carter"/>
    <w:uiPriority w:val="9"/>
    <w:unhideWhenUsed/>
    <w:qFormat/>
    <w:rsid w:val="001878C5"/>
    <w:pPr>
      <w:outlineLvl w:val="1"/>
    </w:pPr>
  </w:style>
  <w:style w:type="paragraph" w:styleId="Ttulo3">
    <w:name w:val="heading 3"/>
    <w:basedOn w:val="Normal"/>
    <w:next w:val="Normal"/>
    <w:link w:val="Ttulo3Carter"/>
    <w:uiPriority w:val="9"/>
    <w:unhideWhenUsed/>
    <w:qFormat/>
    <w:rsid w:val="001878C5"/>
    <w:pPr>
      <w:ind w:firstLine="0"/>
      <w:outlineLvl w:val="2"/>
    </w:pPr>
    <w:rPr>
      <w:rFonts w:eastAsia="Times New Roman"/>
      <w:b/>
      <w:bCs/>
      <w:color w:val="000000"/>
      <w:lang w:eastAsia="pt-PT"/>
    </w:rPr>
  </w:style>
  <w:style w:type="paragraph" w:styleId="Ttulo4">
    <w:name w:val="heading 4"/>
    <w:basedOn w:val="Normal"/>
    <w:next w:val="Normal"/>
    <w:link w:val="Ttulo4Carter"/>
    <w:uiPriority w:val="9"/>
    <w:unhideWhenUsed/>
    <w:qFormat/>
    <w:rsid w:val="009D03DE"/>
    <w:pPr>
      <w:ind w:firstLine="0"/>
      <w:outlineLvl w:val="3"/>
    </w:pPr>
    <w:rPr>
      <w:rFonts w:eastAsia="Times New Roman"/>
      <w:b/>
      <w:bCs/>
      <w:color w:val="000000"/>
      <w:lang w:eastAsia="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MdHeading1">
    <w:name w:val="MdHeading1"/>
    <w:qFormat/>
    <w:rsid w:val="0016170F"/>
    <w:pPr>
      <w:keepNext/>
      <w:spacing w:before="480" w:after="240"/>
      <w:ind w:firstLine="0"/>
      <w:outlineLvl w:val="0"/>
    </w:pPr>
    <w:rPr>
      <w:rFonts w:eastAsia="Times New Roman"/>
      <w:b/>
      <w:bCs/>
      <w:sz w:val="36"/>
      <w:szCs w:val="36"/>
      <w:lang w:eastAsia="pt-PT"/>
    </w:rPr>
  </w:style>
  <w:style w:type="character" w:customStyle="1" w:styleId="Ttulo1Carter">
    <w:name w:val="Título 1 Caráter"/>
    <w:basedOn w:val="Tipodeletrapredefinidodopargrafo"/>
    <w:link w:val="Ttulo1"/>
    <w:uiPriority w:val="9"/>
    <w:rsid w:val="00752060"/>
    <w:rPr>
      <w:rFonts w:eastAsia="Times New Roman"/>
      <w:b/>
      <w:bCs/>
      <w:color w:val="000000"/>
      <w:sz w:val="28"/>
      <w:lang w:eastAsia="pt-PT"/>
    </w:rPr>
  </w:style>
  <w:style w:type="character" w:customStyle="1" w:styleId="Ttulo2Carter">
    <w:name w:val="Título 2 Caráter"/>
    <w:basedOn w:val="Tipodeletrapredefinidodopargrafo"/>
    <w:link w:val="Ttulo2"/>
    <w:uiPriority w:val="9"/>
    <w:rsid w:val="001878C5"/>
    <w:rPr>
      <w:rFonts w:eastAsia="Times New Roman"/>
      <w:b/>
      <w:bCs/>
      <w:color w:val="000000"/>
      <w:sz w:val="28"/>
      <w:lang w:eastAsia="pt-PT"/>
    </w:rPr>
  </w:style>
  <w:style w:type="character" w:customStyle="1" w:styleId="Ttulo3Carter">
    <w:name w:val="Título 3 Caráter"/>
    <w:basedOn w:val="Tipodeletrapredefinidodopargrafo"/>
    <w:link w:val="Ttulo3"/>
    <w:uiPriority w:val="9"/>
    <w:rsid w:val="001878C5"/>
    <w:rPr>
      <w:rFonts w:eastAsia="Times New Roman"/>
      <w:b/>
      <w:bCs/>
      <w:color w:val="000000"/>
      <w:lang w:eastAsia="pt-PT"/>
    </w:rPr>
  </w:style>
  <w:style w:type="paragraph" w:styleId="SemEspaamento">
    <w:name w:val="No Spacing"/>
    <w:uiPriority w:val="1"/>
    <w:qFormat/>
    <w:rsid w:val="009D03DE"/>
    <w:pPr>
      <w:spacing w:after="0"/>
    </w:pPr>
  </w:style>
  <w:style w:type="character" w:customStyle="1" w:styleId="Ttulo4Carter">
    <w:name w:val="Título 4 Caráter"/>
    <w:basedOn w:val="Tipodeletrapredefinidodopargrafo"/>
    <w:link w:val="Ttulo4"/>
    <w:uiPriority w:val="9"/>
    <w:rsid w:val="009D03DE"/>
    <w:rPr>
      <w:rFonts w:eastAsia="Times New Roman"/>
      <w:b/>
      <w:bCs/>
      <w:color w:val="000000"/>
      <w:lang w:eastAsia="pt-PT"/>
    </w:rPr>
  </w:style>
  <w:style w:type="paragraph" w:styleId="PargrafodaLista">
    <w:name w:val="List Paragraph"/>
    <w:basedOn w:val="Normal"/>
    <w:qFormat/>
    <w:rsid w:val="0004051B"/>
    <w:pPr>
      <w:ind w:left="720"/>
      <w:contextualSpacing/>
    </w:pPr>
  </w:style>
  <w:style w:type="character" w:styleId="Hiperligao">
    <w:name w:val="Hyperlink"/>
    <w:basedOn w:val="Tipodeletrapredefinidodopargrafo"/>
    <w:uiPriority w:val="99"/>
    <w:unhideWhenUsed/>
    <w:rsid w:val="00F2261B"/>
    <w:rPr>
      <w:color w:val="0563C1" w:themeColor="hyperlink"/>
      <w:u w:val="single"/>
    </w:rPr>
  </w:style>
  <w:style w:type="paragraph" w:styleId="Cabealhodondice">
    <w:name w:val="TOC Heading"/>
    <w:basedOn w:val="Ttulo1"/>
    <w:next w:val="Normal"/>
    <w:uiPriority w:val="39"/>
    <w:unhideWhenUsed/>
    <w:qFormat/>
    <w:rsid w:val="00F2261B"/>
    <w:pPr>
      <w:keepNext/>
      <w:keepLines/>
      <w:spacing w:before="240"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ndice2">
    <w:name w:val="toc 2"/>
    <w:basedOn w:val="Normal"/>
    <w:next w:val="Normal"/>
    <w:autoRedefine/>
    <w:uiPriority w:val="39"/>
    <w:unhideWhenUsed/>
    <w:rsid w:val="00F2261B"/>
    <w:pPr>
      <w:spacing w:after="100" w:line="259" w:lineRule="auto"/>
      <w:ind w:left="220" w:firstLine="0"/>
    </w:pPr>
    <w:rPr>
      <w:rFonts w:asciiTheme="minorHAnsi" w:eastAsiaTheme="minorEastAsia" w:hAnsiTheme="minorHAnsi"/>
      <w:sz w:val="22"/>
      <w:szCs w:val="22"/>
      <w:lang w:eastAsia="pt-PT"/>
    </w:rPr>
  </w:style>
  <w:style w:type="paragraph" w:styleId="ndice1">
    <w:name w:val="toc 1"/>
    <w:basedOn w:val="Normal"/>
    <w:next w:val="Normal"/>
    <w:autoRedefine/>
    <w:uiPriority w:val="39"/>
    <w:unhideWhenUsed/>
    <w:rsid w:val="00F2261B"/>
    <w:pPr>
      <w:tabs>
        <w:tab w:val="right" w:leader="dot" w:pos="9061"/>
      </w:tabs>
      <w:spacing w:after="100" w:line="259" w:lineRule="auto"/>
      <w:ind w:firstLine="0"/>
    </w:pPr>
    <w:rPr>
      <w:rFonts w:eastAsia="Times New Roman"/>
      <w:b/>
      <w:bCs/>
      <w:noProof/>
      <w:sz w:val="22"/>
      <w:szCs w:val="22"/>
      <w:lang w:eastAsia="pt-PT"/>
    </w:rPr>
  </w:style>
  <w:style w:type="paragraph" w:styleId="ndice3">
    <w:name w:val="toc 3"/>
    <w:basedOn w:val="Normal"/>
    <w:next w:val="Normal"/>
    <w:autoRedefine/>
    <w:uiPriority w:val="39"/>
    <w:unhideWhenUsed/>
    <w:rsid w:val="00F2261B"/>
    <w:pPr>
      <w:spacing w:after="100" w:line="259" w:lineRule="auto"/>
      <w:ind w:left="440" w:firstLine="0"/>
    </w:pPr>
    <w:rPr>
      <w:rFonts w:asciiTheme="minorHAnsi" w:eastAsiaTheme="minorEastAsia" w:hAnsiTheme="minorHAnsi"/>
      <w:sz w:val="22"/>
      <w:szCs w:val="22"/>
      <w:lang w:eastAsia="pt-PT"/>
    </w:rPr>
  </w:style>
  <w:style w:type="paragraph" w:styleId="Reviso">
    <w:name w:val="Revision"/>
    <w:hidden/>
    <w:uiPriority w:val="99"/>
    <w:semiHidden/>
    <w:rsid w:val="00062091"/>
    <w:pPr>
      <w:spacing w:after="0"/>
      <w:ind w:firstLine="0"/>
    </w:pPr>
  </w:style>
  <w:style w:type="paragraph" w:styleId="NormalWeb">
    <w:name w:val="Normal (Web)"/>
    <w:basedOn w:val="Normal"/>
    <w:uiPriority w:val="99"/>
    <w:semiHidden/>
    <w:unhideWhenUsed/>
    <w:rsid w:val="00BA514E"/>
    <w:pPr>
      <w:spacing w:before="100" w:beforeAutospacing="1" w:after="100" w:afterAutospacing="1"/>
      <w:ind w:firstLine="0"/>
    </w:pPr>
    <w:rPr>
      <w:rFonts w:eastAsia="Times New Roman"/>
      <w:lang w:val="pt-AO" w:eastAsia="pt-AO"/>
    </w:rPr>
  </w:style>
  <w:style w:type="paragraph" w:styleId="Cabealho">
    <w:name w:val="header"/>
    <w:basedOn w:val="Normal"/>
    <w:link w:val="CabealhoCarter"/>
    <w:uiPriority w:val="99"/>
    <w:unhideWhenUsed/>
    <w:rsid w:val="003576C8"/>
    <w:pPr>
      <w:tabs>
        <w:tab w:val="center" w:pos="4252"/>
        <w:tab w:val="right" w:pos="8504"/>
      </w:tabs>
      <w:spacing w:after="0"/>
    </w:pPr>
  </w:style>
  <w:style w:type="character" w:customStyle="1" w:styleId="CabealhoCarter">
    <w:name w:val="Cabeçalho Caráter"/>
    <w:basedOn w:val="Tipodeletrapredefinidodopargrafo"/>
    <w:link w:val="Cabealho"/>
    <w:uiPriority w:val="99"/>
    <w:rsid w:val="003576C8"/>
  </w:style>
  <w:style w:type="paragraph" w:styleId="Rodap">
    <w:name w:val="footer"/>
    <w:basedOn w:val="Normal"/>
    <w:link w:val="RodapCarter"/>
    <w:uiPriority w:val="99"/>
    <w:unhideWhenUsed/>
    <w:rsid w:val="003576C8"/>
    <w:pPr>
      <w:tabs>
        <w:tab w:val="center" w:pos="4252"/>
        <w:tab w:val="right" w:pos="8504"/>
      </w:tabs>
      <w:spacing w:after="0"/>
    </w:pPr>
  </w:style>
  <w:style w:type="character" w:customStyle="1" w:styleId="RodapCarter">
    <w:name w:val="Rodapé Caráter"/>
    <w:basedOn w:val="Tipodeletrapredefinidodopargrafo"/>
    <w:link w:val="Rodap"/>
    <w:uiPriority w:val="99"/>
    <w:rsid w:val="003576C8"/>
  </w:style>
  <w:style w:type="table" w:styleId="TabeladeGrelha4-Destaque3">
    <w:name w:val="Grid Table 4 Accent 3"/>
    <w:basedOn w:val="Tabelanormal"/>
    <w:uiPriority w:val="49"/>
    <w:rsid w:val="00A579B1"/>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921269">
      <w:bodyDiv w:val="1"/>
      <w:marLeft w:val="0"/>
      <w:marRight w:val="0"/>
      <w:marTop w:val="0"/>
      <w:marBottom w:val="0"/>
      <w:divBdr>
        <w:top w:val="none" w:sz="0" w:space="0" w:color="auto"/>
        <w:left w:val="none" w:sz="0" w:space="0" w:color="auto"/>
        <w:bottom w:val="none" w:sz="0" w:space="0" w:color="auto"/>
        <w:right w:val="none" w:sz="0" w:space="0" w:color="auto"/>
      </w:divBdr>
    </w:div>
    <w:div w:id="120273423">
      <w:bodyDiv w:val="1"/>
      <w:marLeft w:val="0"/>
      <w:marRight w:val="0"/>
      <w:marTop w:val="0"/>
      <w:marBottom w:val="0"/>
      <w:divBdr>
        <w:top w:val="none" w:sz="0" w:space="0" w:color="auto"/>
        <w:left w:val="none" w:sz="0" w:space="0" w:color="auto"/>
        <w:bottom w:val="none" w:sz="0" w:space="0" w:color="auto"/>
        <w:right w:val="none" w:sz="0" w:space="0" w:color="auto"/>
      </w:divBdr>
    </w:div>
    <w:div w:id="124736728">
      <w:bodyDiv w:val="1"/>
      <w:marLeft w:val="0"/>
      <w:marRight w:val="0"/>
      <w:marTop w:val="0"/>
      <w:marBottom w:val="0"/>
      <w:divBdr>
        <w:top w:val="none" w:sz="0" w:space="0" w:color="auto"/>
        <w:left w:val="none" w:sz="0" w:space="0" w:color="auto"/>
        <w:bottom w:val="none" w:sz="0" w:space="0" w:color="auto"/>
        <w:right w:val="none" w:sz="0" w:space="0" w:color="auto"/>
      </w:divBdr>
    </w:div>
    <w:div w:id="226497991">
      <w:bodyDiv w:val="1"/>
      <w:marLeft w:val="0"/>
      <w:marRight w:val="0"/>
      <w:marTop w:val="0"/>
      <w:marBottom w:val="0"/>
      <w:divBdr>
        <w:top w:val="none" w:sz="0" w:space="0" w:color="auto"/>
        <w:left w:val="none" w:sz="0" w:space="0" w:color="auto"/>
        <w:bottom w:val="none" w:sz="0" w:space="0" w:color="auto"/>
        <w:right w:val="none" w:sz="0" w:space="0" w:color="auto"/>
      </w:divBdr>
    </w:div>
    <w:div w:id="238491404">
      <w:bodyDiv w:val="1"/>
      <w:marLeft w:val="0"/>
      <w:marRight w:val="0"/>
      <w:marTop w:val="0"/>
      <w:marBottom w:val="0"/>
      <w:divBdr>
        <w:top w:val="none" w:sz="0" w:space="0" w:color="auto"/>
        <w:left w:val="none" w:sz="0" w:space="0" w:color="auto"/>
        <w:bottom w:val="none" w:sz="0" w:space="0" w:color="auto"/>
        <w:right w:val="none" w:sz="0" w:space="0" w:color="auto"/>
      </w:divBdr>
    </w:div>
    <w:div w:id="264389257">
      <w:bodyDiv w:val="1"/>
      <w:marLeft w:val="0"/>
      <w:marRight w:val="0"/>
      <w:marTop w:val="0"/>
      <w:marBottom w:val="0"/>
      <w:divBdr>
        <w:top w:val="none" w:sz="0" w:space="0" w:color="auto"/>
        <w:left w:val="none" w:sz="0" w:space="0" w:color="auto"/>
        <w:bottom w:val="none" w:sz="0" w:space="0" w:color="auto"/>
        <w:right w:val="none" w:sz="0" w:space="0" w:color="auto"/>
      </w:divBdr>
    </w:div>
    <w:div w:id="278033515">
      <w:bodyDiv w:val="1"/>
      <w:marLeft w:val="0"/>
      <w:marRight w:val="0"/>
      <w:marTop w:val="0"/>
      <w:marBottom w:val="0"/>
      <w:divBdr>
        <w:top w:val="none" w:sz="0" w:space="0" w:color="auto"/>
        <w:left w:val="none" w:sz="0" w:space="0" w:color="auto"/>
        <w:bottom w:val="none" w:sz="0" w:space="0" w:color="auto"/>
        <w:right w:val="none" w:sz="0" w:space="0" w:color="auto"/>
      </w:divBdr>
    </w:div>
    <w:div w:id="294869674">
      <w:bodyDiv w:val="1"/>
      <w:marLeft w:val="0"/>
      <w:marRight w:val="0"/>
      <w:marTop w:val="0"/>
      <w:marBottom w:val="0"/>
      <w:divBdr>
        <w:top w:val="none" w:sz="0" w:space="0" w:color="auto"/>
        <w:left w:val="none" w:sz="0" w:space="0" w:color="auto"/>
        <w:bottom w:val="none" w:sz="0" w:space="0" w:color="auto"/>
        <w:right w:val="none" w:sz="0" w:space="0" w:color="auto"/>
      </w:divBdr>
    </w:div>
    <w:div w:id="435371003">
      <w:bodyDiv w:val="1"/>
      <w:marLeft w:val="0"/>
      <w:marRight w:val="0"/>
      <w:marTop w:val="0"/>
      <w:marBottom w:val="0"/>
      <w:divBdr>
        <w:top w:val="none" w:sz="0" w:space="0" w:color="auto"/>
        <w:left w:val="none" w:sz="0" w:space="0" w:color="auto"/>
        <w:bottom w:val="none" w:sz="0" w:space="0" w:color="auto"/>
        <w:right w:val="none" w:sz="0" w:space="0" w:color="auto"/>
      </w:divBdr>
    </w:div>
    <w:div w:id="473564040">
      <w:bodyDiv w:val="1"/>
      <w:marLeft w:val="0"/>
      <w:marRight w:val="0"/>
      <w:marTop w:val="0"/>
      <w:marBottom w:val="0"/>
      <w:divBdr>
        <w:top w:val="none" w:sz="0" w:space="0" w:color="auto"/>
        <w:left w:val="none" w:sz="0" w:space="0" w:color="auto"/>
        <w:bottom w:val="none" w:sz="0" w:space="0" w:color="auto"/>
        <w:right w:val="none" w:sz="0" w:space="0" w:color="auto"/>
      </w:divBdr>
    </w:div>
    <w:div w:id="478183340">
      <w:bodyDiv w:val="1"/>
      <w:marLeft w:val="0"/>
      <w:marRight w:val="0"/>
      <w:marTop w:val="0"/>
      <w:marBottom w:val="0"/>
      <w:divBdr>
        <w:top w:val="none" w:sz="0" w:space="0" w:color="auto"/>
        <w:left w:val="none" w:sz="0" w:space="0" w:color="auto"/>
        <w:bottom w:val="none" w:sz="0" w:space="0" w:color="auto"/>
        <w:right w:val="none" w:sz="0" w:space="0" w:color="auto"/>
      </w:divBdr>
      <w:divsChild>
        <w:div w:id="95491875">
          <w:marLeft w:val="0"/>
          <w:marRight w:val="0"/>
          <w:marTop w:val="0"/>
          <w:marBottom w:val="0"/>
          <w:divBdr>
            <w:top w:val="single" w:sz="2" w:space="0" w:color="E3E3E3"/>
            <w:left w:val="single" w:sz="2" w:space="0" w:color="E3E3E3"/>
            <w:bottom w:val="single" w:sz="2" w:space="0" w:color="E3E3E3"/>
            <w:right w:val="single" w:sz="2" w:space="0" w:color="E3E3E3"/>
          </w:divBdr>
        </w:div>
        <w:div w:id="781649840">
          <w:marLeft w:val="0"/>
          <w:marRight w:val="0"/>
          <w:marTop w:val="0"/>
          <w:marBottom w:val="0"/>
          <w:divBdr>
            <w:top w:val="single" w:sz="2" w:space="0" w:color="E3E3E3"/>
            <w:left w:val="single" w:sz="2" w:space="0" w:color="E3E3E3"/>
            <w:bottom w:val="single" w:sz="2" w:space="0" w:color="E3E3E3"/>
            <w:right w:val="single" w:sz="2" w:space="0" w:color="E3E3E3"/>
          </w:divBdr>
        </w:div>
        <w:div w:id="56366737">
          <w:marLeft w:val="0"/>
          <w:marRight w:val="0"/>
          <w:marTop w:val="0"/>
          <w:marBottom w:val="0"/>
          <w:divBdr>
            <w:top w:val="single" w:sz="2" w:space="0" w:color="E3E3E3"/>
            <w:left w:val="single" w:sz="2" w:space="0" w:color="E3E3E3"/>
            <w:bottom w:val="single" w:sz="2" w:space="0" w:color="E3E3E3"/>
            <w:right w:val="single" w:sz="2" w:space="0" w:color="E3E3E3"/>
          </w:divBdr>
        </w:div>
        <w:div w:id="914784134">
          <w:marLeft w:val="0"/>
          <w:marRight w:val="0"/>
          <w:marTop w:val="0"/>
          <w:marBottom w:val="0"/>
          <w:divBdr>
            <w:top w:val="single" w:sz="2" w:space="0" w:color="E3E3E3"/>
            <w:left w:val="single" w:sz="2" w:space="0" w:color="E3E3E3"/>
            <w:bottom w:val="single" w:sz="2" w:space="0" w:color="E3E3E3"/>
            <w:right w:val="single" w:sz="2" w:space="0" w:color="E3E3E3"/>
          </w:divBdr>
        </w:div>
        <w:div w:id="1975867209">
          <w:marLeft w:val="0"/>
          <w:marRight w:val="0"/>
          <w:marTop w:val="0"/>
          <w:marBottom w:val="0"/>
          <w:divBdr>
            <w:top w:val="single" w:sz="2" w:space="0" w:color="E3E3E3"/>
            <w:left w:val="single" w:sz="2" w:space="0" w:color="E3E3E3"/>
            <w:bottom w:val="single" w:sz="2" w:space="0" w:color="E3E3E3"/>
            <w:right w:val="single" w:sz="2" w:space="0" w:color="E3E3E3"/>
          </w:divBdr>
        </w:div>
        <w:div w:id="499468459">
          <w:marLeft w:val="0"/>
          <w:marRight w:val="0"/>
          <w:marTop w:val="0"/>
          <w:marBottom w:val="0"/>
          <w:divBdr>
            <w:top w:val="single" w:sz="2" w:space="0" w:color="E3E3E3"/>
            <w:left w:val="single" w:sz="2" w:space="0" w:color="E3E3E3"/>
            <w:bottom w:val="single" w:sz="2" w:space="0" w:color="E3E3E3"/>
            <w:right w:val="single" w:sz="2" w:space="0" w:color="E3E3E3"/>
          </w:divBdr>
        </w:div>
        <w:div w:id="1427841560">
          <w:marLeft w:val="0"/>
          <w:marRight w:val="0"/>
          <w:marTop w:val="0"/>
          <w:marBottom w:val="0"/>
          <w:divBdr>
            <w:top w:val="single" w:sz="2" w:space="0" w:color="E3E3E3"/>
            <w:left w:val="single" w:sz="2" w:space="0" w:color="E3E3E3"/>
            <w:bottom w:val="single" w:sz="2" w:space="0" w:color="E3E3E3"/>
            <w:right w:val="single" w:sz="2" w:space="0" w:color="E3E3E3"/>
          </w:divBdr>
        </w:div>
        <w:div w:id="386533954">
          <w:marLeft w:val="0"/>
          <w:marRight w:val="0"/>
          <w:marTop w:val="0"/>
          <w:marBottom w:val="0"/>
          <w:divBdr>
            <w:top w:val="single" w:sz="2" w:space="0" w:color="E3E3E3"/>
            <w:left w:val="single" w:sz="2" w:space="0" w:color="E3E3E3"/>
            <w:bottom w:val="single" w:sz="2" w:space="0" w:color="E3E3E3"/>
            <w:right w:val="single" w:sz="2" w:space="0" w:color="E3E3E3"/>
          </w:divBdr>
        </w:div>
        <w:div w:id="7366908">
          <w:marLeft w:val="0"/>
          <w:marRight w:val="0"/>
          <w:marTop w:val="0"/>
          <w:marBottom w:val="0"/>
          <w:divBdr>
            <w:top w:val="single" w:sz="2" w:space="0" w:color="E3E3E3"/>
            <w:left w:val="single" w:sz="2" w:space="0" w:color="E3E3E3"/>
            <w:bottom w:val="single" w:sz="2" w:space="0" w:color="E3E3E3"/>
            <w:right w:val="single" w:sz="2" w:space="0" w:color="E3E3E3"/>
          </w:divBdr>
        </w:div>
        <w:div w:id="876503311">
          <w:marLeft w:val="0"/>
          <w:marRight w:val="0"/>
          <w:marTop w:val="0"/>
          <w:marBottom w:val="0"/>
          <w:divBdr>
            <w:top w:val="single" w:sz="2" w:space="0" w:color="E3E3E3"/>
            <w:left w:val="single" w:sz="2" w:space="0" w:color="E3E3E3"/>
            <w:bottom w:val="single" w:sz="2" w:space="0" w:color="E3E3E3"/>
            <w:right w:val="single" w:sz="2" w:space="0" w:color="E3E3E3"/>
          </w:divBdr>
        </w:div>
        <w:div w:id="6834762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8927561">
      <w:bodyDiv w:val="1"/>
      <w:marLeft w:val="0"/>
      <w:marRight w:val="0"/>
      <w:marTop w:val="0"/>
      <w:marBottom w:val="0"/>
      <w:divBdr>
        <w:top w:val="none" w:sz="0" w:space="0" w:color="auto"/>
        <w:left w:val="none" w:sz="0" w:space="0" w:color="auto"/>
        <w:bottom w:val="none" w:sz="0" w:space="0" w:color="auto"/>
        <w:right w:val="none" w:sz="0" w:space="0" w:color="auto"/>
      </w:divBdr>
    </w:div>
    <w:div w:id="538274428">
      <w:bodyDiv w:val="1"/>
      <w:marLeft w:val="0"/>
      <w:marRight w:val="0"/>
      <w:marTop w:val="0"/>
      <w:marBottom w:val="0"/>
      <w:divBdr>
        <w:top w:val="none" w:sz="0" w:space="0" w:color="auto"/>
        <w:left w:val="none" w:sz="0" w:space="0" w:color="auto"/>
        <w:bottom w:val="none" w:sz="0" w:space="0" w:color="auto"/>
        <w:right w:val="none" w:sz="0" w:space="0" w:color="auto"/>
      </w:divBdr>
    </w:div>
    <w:div w:id="563487451">
      <w:bodyDiv w:val="1"/>
      <w:marLeft w:val="0"/>
      <w:marRight w:val="0"/>
      <w:marTop w:val="0"/>
      <w:marBottom w:val="0"/>
      <w:divBdr>
        <w:top w:val="none" w:sz="0" w:space="0" w:color="auto"/>
        <w:left w:val="none" w:sz="0" w:space="0" w:color="auto"/>
        <w:bottom w:val="none" w:sz="0" w:space="0" w:color="auto"/>
        <w:right w:val="none" w:sz="0" w:space="0" w:color="auto"/>
      </w:divBdr>
    </w:div>
    <w:div w:id="583220393">
      <w:bodyDiv w:val="1"/>
      <w:marLeft w:val="0"/>
      <w:marRight w:val="0"/>
      <w:marTop w:val="0"/>
      <w:marBottom w:val="0"/>
      <w:divBdr>
        <w:top w:val="none" w:sz="0" w:space="0" w:color="auto"/>
        <w:left w:val="none" w:sz="0" w:space="0" w:color="auto"/>
        <w:bottom w:val="none" w:sz="0" w:space="0" w:color="auto"/>
        <w:right w:val="none" w:sz="0" w:space="0" w:color="auto"/>
      </w:divBdr>
    </w:div>
    <w:div w:id="729691102">
      <w:bodyDiv w:val="1"/>
      <w:marLeft w:val="0"/>
      <w:marRight w:val="0"/>
      <w:marTop w:val="0"/>
      <w:marBottom w:val="0"/>
      <w:divBdr>
        <w:top w:val="none" w:sz="0" w:space="0" w:color="auto"/>
        <w:left w:val="none" w:sz="0" w:space="0" w:color="auto"/>
        <w:bottom w:val="none" w:sz="0" w:space="0" w:color="auto"/>
        <w:right w:val="none" w:sz="0" w:space="0" w:color="auto"/>
      </w:divBdr>
    </w:div>
    <w:div w:id="730693287">
      <w:bodyDiv w:val="1"/>
      <w:marLeft w:val="0"/>
      <w:marRight w:val="0"/>
      <w:marTop w:val="0"/>
      <w:marBottom w:val="0"/>
      <w:divBdr>
        <w:top w:val="none" w:sz="0" w:space="0" w:color="auto"/>
        <w:left w:val="none" w:sz="0" w:space="0" w:color="auto"/>
        <w:bottom w:val="none" w:sz="0" w:space="0" w:color="auto"/>
        <w:right w:val="none" w:sz="0" w:space="0" w:color="auto"/>
      </w:divBdr>
    </w:div>
    <w:div w:id="778139105">
      <w:bodyDiv w:val="1"/>
      <w:marLeft w:val="0"/>
      <w:marRight w:val="0"/>
      <w:marTop w:val="0"/>
      <w:marBottom w:val="0"/>
      <w:divBdr>
        <w:top w:val="none" w:sz="0" w:space="0" w:color="auto"/>
        <w:left w:val="none" w:sz="0" w:space="0" w:color="auto"/>
        <w:bottom w:val="none" w:sz="0" w:space="0" w:color="auto"/>
        <w:right w:val="none" w:sz="0" w:space="0" w:color="auto"/>
      </w:divBdr>
    </w:div>
    <w:div w:id="948076438">
      <w:bodyDiv w:val="1"/>
      <w:marLeft w:val="0"/>
      <w:marRight w:val="0"/>
      <w:marTop w:val="0"/>
      <w:marBottom w:val="0"/>
      <w:divBdr>
        <w:top w:val="none" w:sz="0" w:space="0" w:color="auto"/>
        <w:left w:val="none" w:sz="0" w:space="0" w:color="auto"/>
        <w:bottom w:val="none" w:sz="0" w:space="0" w:color="auto"/>
        <w:right w:val="none" w:sz="0" w:space="0" w:color="auto"/>
      </w:divBdr>
    </w:div>
    <w:div w:id="952597014">
      <w:bodyDiv w:val="1"/>
      <w:marLeft w:val="0"/>
      <w:marRight w:val="0"/>
      <w:marTop w:val="0"/>
      <w:marBottom w:val="0"/>
      <w:divBdr>
        <w:top w:val="none" w:sz="0" w:space="0" w:color="auto"/>
        <w:left w:val="none" w:sz="0" w:space="0" w:color="auto"/>
        <w:bottom w:val="none" w:sz="0" w:space="0" w:color="auto"/>
        <w:right w:val="none" w:sz="0" w:space="0" w:color="auto"/>
      </w:divBdr>
      <w:divsChild>
        <w:div w:id="1479030809">
          <w:marLeft w:val="0"/>
          <w:marRight w:val="0"/>
          <w:marTop w:val="0"/>
          <w:marBottom w:val="0"/>
          <w:divBdr>
            <w:top w:val="none" w:sz="0" w:space="0" w:color="auto"/>
            <w:left w:val="none" w:sz="0" w:space="0" w:color="auto"/>
            <w:bottom w:val="none" w:sz="0" w:space="0" w:color="auto"/>
            <w:right w:val="none" w:sz="0" w:space="0" w:color="auto"/>
          </w:divBdr>
          <w:divsChild>
            <w:div w:id="38326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40761">
      <w:bodyDiv w:val="1"/>
      <w:marLeft w:val="0"/>
      <w:marRight w:val="0"/>
      <w:marTop w:val="0"/>
      <w:marBottom w:val="0"/>
      <w:divBdr>
        <w:top w:val="none" w:sz="0" w:space="0" w:color="auto"/>
        <w:left w:val="none" w:sz="0" w:space="0" w:color="auto"/>
        <w:bottom w:val="none" w:sz="0" w:space="0" w:color="auto"/>
        <w:right w:val="none" w:sz="0" w:space="0" w:color="auto"/>
      </w:divBdr>
    </w:div>
    <w:div w:id="1092815691">
      <w:bodyDiv w:val="1"/>
      <w:marLeft w:val="0"/>
      <w:marRight w:val="0"/>
      <w:marTop w:val="0"/>
      <w:marBottom w:val="0"/>
      <w:divBdr>
        <w:top w:val="none" w:sz="0" w:space="0" w:color="auto"/>
        <w:left w:val="none" w:sz="0" w:space="0" w:color="auto"/>
        <w:bottom w:val="none" w:sz="0" w:space="0" w:color="auto"/>
        <w:right w:val="none" w:sz="0" w:space="0" w:color="auto"/>
      </w:divBdr>
    </w:div>
    <w:div w:id="1133207570">
      <w:bodyDiv w:val="1"/>
      <w:marLeft w:val="0"/>
      <w:marRight w:val="0"/>
      <w:marTop w:val="0"/>
      <w:marBottom w:val="0"/>
      <w:divBdr>
        <w:top w:val="none" w:sz="0" w:space="0" w:color="auto"/>
        <w:left w:val="none" w:sz="0" w:space="0" w:color="auto"/>
        <w:bottom w:val="none" w:sz="0" w:space="0" w:color="auto"/>
        <w:right w:val="none" w:sz="0" w:space="0" w:color="auto"/>
      </w:divBdr>
    </w:div>
    <w:div w:id="1153722031">
      <w:bodyDiv w:val="1"/>
      <w:marLeft w:val="0"/>
      <w:marRight w:val="0"/>
      <w:marTop w:val="0"/>
      <w:marBottom w:val="0"/>
      <w:divBdr>
        <w:top w:val="none" w:sz="0" w:space="0" w:color="auto"/>
        <w:left w:val="none" w:sz="0" w:space="0" w:color="auto"/>
        <w:bottom w:val="none" w:sz="0" w:space="0" w:color="auto"/>
        <w:right w:val="none" w:sz="0" w:space="0" w:color="auto"/>
      </w:divBdr>
    </w:div>
    <w:div w:id="1164008325">
      <w:bodyDiv w:val="1"/>
      <w:marLeft w:val="0"/>
      <w:marRight w:val="0"/>
      <w:marTop w:val="0"/>
      <w:marBottom w:val="0"/>
      <w:divBdr>
        <w:top w:val="none" w:sz="0" w:space="0" w:color="auto"/>
        <w:left w:val="none" w:sz="0" w:space="0" w:color="auto"/>
        <w:bottom w:val="none" w:sz="0" w:space="0" w:color="auto"/>
        <w:right w:val="none" w:sz="0" w:space="0" w:color="auto"/>
      </w:divBdr>
    </w:div>
    <w:div w:id="1165362044">
      <w:bodyDiv w:val="1"/>
      <w:marLeft w:val="0"/>
      <w:marRight w:val="0"/>
      <w:marTop w:val="0"/>
      <w:marBottom w:val="0"/>
      <w:divBdr>
        <w:top w:val="none" w:sz="0" w:space="0" w:color="auto"/>
        <w:left w:val="none" w:sz="0" w:space="0" w:color="auto"/>
        <w:bottom w:val="none" w:sz="0" w:space="0" w:color="auto"/>
        <w:right w:val="none" w:sz="0" w:space="0" w:color="auto"/>
      </w:divBdr>
    </w:div>
    <w:div w:id="1171992519">
      <w:bodyDiv w:val="1"/>
      <w:marLeft w:val="0"/>
      <w:marRight w:val="0"/>
      <w:marTop w:val="0"/>
      <w:marBottom w:val="0"/>
      <w:divBdr>
        <w:top w:val="none" w:sz="0" w:space="0" w:color="auto"/>
        <w:left w:val="none" w:sz="0" w:space="0" w:color="auto"/>
        <w:bottom w:val="none" w:sz="0" w:space="0" w:color="auto"/>
        <w:right w:val="none" w:sz="0" w:space="0" w:color="auto"/>
      </w:divBdr>
    </w:div>
    <w:div w:id="1205826423">
      <w:bodyDiv w:val="1"/>
      <w:marLeft w:val="0"/>
      <w:marRight w:val="0"/>
      <w:marTop w:val="0"/>
      <w:marBottom w:val="0"/>
      <w:divBdr>
        <w:top w:val="none" w:sz="0" w:space="0" w:color="auto"/>
        <w:left w:val="none" w:sz="0" w:space="0" w:color="auto"/>
        <w:bottom w:val="none" w:sz="0" w:space="0" w:color="auto"/>
        <w:right w:val="none" w:sz="0" w:space="0" w:color="auto"/>
      </w:divBdr>
    </w:div>
    <w:div w:id="1224559731">
      <w:bodyDiv w:val="1"/>
      <w:marLeft w:val="0"/>
      <w:marRight w:val="0"/>
      <w:marTop w:val="0"/>
      <w:marBottom w:val="0"/>
      <w:divBdr>
        <w:top w:val="none" w:sz="0" w:space="0" w:color="auto"/>
        <w:left w:val="none" w:sz="0" w:space="0" w:color="auto"/>
        <w:bottom w:val="none" w:sz="0" w:space="0" w:color="auto"/>
        <w:right w:val="none" w:sz="0" w:space="0" w:color="auto"/>
      </w:divBdr>
    </w:div>
    <w:div w:id="1240670993">
      <w:bodyDiv w:val="1"/>
      <w:marLeft w:val="0"/>
      <w:marRight w:val="0"/>
      <w:marTop w:val="0"/>
      <w:marBottom w:val="0"/>
      <w:divBdr>
        <w:top w:val="none" w:sz="0" w:space="0" w:color="auto"/>
        <w:left w:val="none" w:sz="0" w:space="0" w:color="auto"/>
        <w:bottom w:val="none" w:sz="0" w:space="0" w:color="auto"/>
        <w:right w:val="none" w:sz="0" w:space="0" w:color="auto"/>
      </w:divBdr>
    </w:div>
    <w:div w:id="1260793173">
      <w:bodyDiv w:val="1"/>
      <w:marLeft w:val="0"/>
      <w:marRight w:val="0"/>
      <w:marTop w:val="0"/>
      <w:marBottom w:val="0"/>
      <w:divBdr>
        <w:top w:val="none" w:sz="0" w:space="0" w:color="auto"/>
        <w:left w:val="none" w:sz="0" w:space="0" w:color="auto"/>
        <w:bottom w:val="none" w:sz="0" w:space="0" w:color="auto"/>
        <w:right w:val="none" w:sz="0" w:space="0" w:color="auto"/>
      </w:divBdr>
    </w:div>
    <w:div w:id="1292325650">
      <w:bodyDiv w:val="1"/>
      <w:marLeft w:val="0"/>
      <w:marRight w:val="0"/>
      <w:marTop w:val="0"/>
      <w:marBottom w:val="0"/>
      <w:divBdr>
        <w:top w:val="none" w:sz="0" w:space="0" w:color="auto"/>
        <w:left w:val="none" w:sz="0" w:space="0" w:color="auto"/>
        <w:bottom w:val="none" w:sz="0" w:space="0" w:color="auto"/>
        <w:right w:val="none" w:sz="0" w:space="0" w:color="auto"/>
      </w:divBdr>
    </w:div>
    <w:div w:id="1298606984">
      <w:bodyDiv w:val="1"/>
      <w:marLeft w:val="0"/>
      <w:marRight w:val="0"/>
      <w:marTop w:val="0"/>
      <w:marBottom w:val="0"/>
      <w:divBdr>
        <w:top w:val="none" w:sz="0" w:space="0" w:color="auto"/>
        <w:left w:val="none" w:sz="0" w:space="0" w:color="auto"/>
        <w:bottom w:val="none" w:sz="0" w:space="0" w:color="auto"/>
        <w:right w:val="none" w:sz="0" w:space="0" w:color="auto"/>
      </w:divBdr>
    </w:div>
    <w:div w:id="1306466169">
      <w:bodyDiv w:val="1"/>
      <w:marLeft w:val="0"/>
      <w:marRight w:val="0"/>
      <w:marTop w:val="0"/>
      <w:marBottom w:val="0"/>
      <w:divBdr>
        <w:top w:val="none" w:sz="0" w:space="0" w:color="auto"/>
        <w:left w:val="none" w:sz="0" w:space="0" w:color="auto"/>
        <w:bottom w:val="none" w:sz="0" w:space="0" w:color="auto"/>
        <w:right w:val="none" w:sz="0" w:space="0" w:color="auto"/>
      </w:divBdr>
    </w:div>
    <w:div w:id="1310095663">
      <w:bodyDiv w:val="1"/>
      <w:marLeft w:val="0"/>
      <w:marRight w:val="0"/>
      <w:marTop w:val="0"/>
      <w:marBottom w:val="0"/>
      <w:divBdr>
        <w:top w:val="none" w:sz="0" w:space="0" w:color="auto"/>
        <w:left w:val="none" w:sz="0" w:space="0" w:color="auto"/>
        <w:bottom w:val="none" w:sz="0" w:space="0" w:color="auto"/>
        <w:right w:val="none" w:sz="0" w:space="0" w:color="auto"/>
      </w:divBdr>
    </w:div>
    <w:div w:id="1320844422">
      <w:bodyDiv w:val="1"/>
      <w:marLeft w:val="0"/>
      <w:marRight w:val="0"/>
      <w:marTop w:val="0"/>
      <w:marBottom w:val="0"/>
      <w:divBdr>
        <w:top w:val="none" w:sz="0" w:space="0" w:color="auto"/>
        <w:left w:val="none" w:sz="0" w:space="0" w:color="auto"/>
        <w:bottom w:val="none" w:sz="0" w:space="0" w:color="auto"/>
        <w:right w:val="none" w:sz="0" w:space="0" w:color="auto"/>
      </w:divBdr>
    </w:div>
    <w:div w:id="1325010968">
      <w:bodyDiv w:val="1"/>
      <w:marLeft w:val="0"/>
      <w:marRight w:val="0"/>
      <w:marTop w:val="0"/>
      <w:marBottom w:val="0"/>
      <w:divBdr>
        <w:top w:val="none" w:sz="0" w:space="0" w:color="auto"/>
        <w:left w:val="none" w:sz="0" w:space="0" w:color="auto"/>
        <w:bottom w:val="none" w:sz="0" w:space="0" w:color="auto"/>
        <w:right w:val="none" w:sz="0" w:space="0" w:color="auto"/>
      </w:divBdr>
    </w:div>
    <w:div w:id="1371219769">
      <w:bodyDiv w:val="1"/>
      <w:marLeft w:val="0"/>
      <w:marRight w:val="0"/>
      <w:marTop w:val="0"/>
      <w:marBottom w:val="0"/>
      <w:divBdr>
        <w:top w:val="none" w:sz="0" w:space="0" w:color="auto"/>
        <w:left w:val="none" w:sz="0" w:space="0" w:color="auto"/>
        <w:bottom w:val="none" w:sz="0" w:space="0" w:color="auto"/>
        <w:right w:val="none" w:sz="0" w:space="0" w:color="auto"/>
      </w:divBdr>
    </w:div>
    <w:div w:id="1391150895">
      <w:bodyDiv w:val="1"/>
      <w:marLeft w:val="0"/>
      <w:marRight w:val="0"/>
      <w:marTop w:val="0"/>
      <w:marBottom w:val="0"/>
      <w:divBdr>
        <w:top w:val="none" w:sz="0" w:space="0" w:color="auto"/>
        <w:left w:val="none" w:sz="0" w:space="0" w:color="auto"/>
        <w:bottom w:val="none" w:sz="0" w:space="0" w:color="auto"/>
        <w:right w:val="none" w:sz="0" w:space="0" w:color="auto"/>
      </w:divBdr>
    </w:div>
    <w:div w:id="1404988225">
      <w:bodyDiv w:val="1"/>
      <w:marLeft w:val="0"/>
      <w:marRight w:val="0"/>
      <w:marTop w:val="0"/>
      <w:marBottom w:val="0"/>
      <w:divBdr>
        <w:top w:val="none" w:sz="0" w:space="0" w:color="auto"/>
        <w:left w:val="none" w:sz="0" w:space="0" w:color="auto"/>
        <w:bottom w:val="none" w:sz="0" w:space="0" w:color="auto"/>
        <w:right w:val="none" w:sz="0" w:space="0" w:color="auto"/>
      </w:divBdr>
    </w:div>
    <w:div w:id="1411854476">
      <w:bodyDiv w:val="1"/>
      <w:marLeft w:val="0"/>
      <w:marRight w:val="0"/>
      <w:marTop w:val="0"/>
      <w:marBottom w:val="0"/>
      <w:divBdr>
        <w:top w:val="none" w:sz="0" w:space="0" w:color="auto"/>
        <w:left w:val="none" w:sz="0" w:space="0" w:color="auto"/>
        <w:bottom w:val="none" w:sz="0" w:space="0" w:color="auto"/>
        <w:right w:val="none" w:sz="0" w:space="0" w:color="auto"/>
      </w:divBdr>
    </w:div>
    <w:div w:id="1498223867">
      <w:bodyDiv w:val="1"/>
      <w:marLeft w:val="0"/>
      <w:marRight w:val="0"/>
      <w:marTop w:val="0"/>
      <w:marBottom w:val="0"/>
      <w:divBdr>
        <w:top w:val="none" w:sz="0" w:space="0" w:color="auto"/>
        <w:left w:val="none" w:sz="0" w:space="0" w:color="auto"/>
        <w:bottom w:val="none" w:sz="0" w:space="0" w:color="auto"/>
        <w:right w:val="none" w:sz="0" w:space="0" w:color="auto"/>
      </w:divBdr>
    </w:div>
    <w:div w:id="1573809829">
      <w:bodyDiv w:val="1"/>
      <w:marLeft w:val="0"/>
      <w:marRight w:val="0"/>
      <w:marTop w:val="0"/>
      <w:marBottom w:val="0"/>
      <w:divBdr>
        <w:top w:val="none" w:sz="0" w:space="0" w:color="auto"/>
        <w:left w:val="none" w:sz="0" w:space="0" w:color="auto"/>
        <w:bottom w:val="none" w:sz="0" w:space="0" w:color="auto"/>
        <w:right w:val="none" w:sz="0" w:space="0" w:color="auto"/>
      </w:divBdr>
    </w:div>
    <w:div w:id="1586457363">
      <w:bodyDiv w:val="1"/>
      <w:marLeft w:val="0"/>
      <w:marRight w:val="0"/>
      <w:marTop w:val="0"/>
      <w:marBottom w:val="0"/>
      <w:divBdr>
        <w:top w:val="none" w:sz="0" w:space="0" w:color="auto"/>
        <w:left w:val="none" w:sz="0" w:space="0" w:color="auto"/>
        <w:bottom w:val="none" w:sz="0" w:space="0" w:color="auto"/>
        <w:right w:val="none" w:sz="0" w:space="0" w:color="auto"/>
      </w:divBdr>
    </w:div>
    <w:div w:id="1658681368">
      <w:bodyDiv w:val="1"/>
      <w:marLeft w:val="0"/>
      <w:marRight w:val="0"/>
      <w:marTop w:val="0"/>
      <w:marBottom w:val="0"/>
      <w:divBdr>
        <w:top w:val="none" w:sz="0" w:space="0" w:color="auto"/>
        <w:left w:val="none" w:sz="0" w:space="0" w:color="auto"/>
        <w:bottom w:val="none" w:sz="0" w:space="0" w:color="auto"/>
        <w:right w:val="none" w:sz="0" w:space="0" w:color="auto"/>
      </w:divBdr>
    </w:div>
    <w:div w:id="1677416542">
      <w:bodyDiv w:val="1"/>
      <w:marLeft w:val="0"/>
      <w:marRight w:val="0"/>
      <w:marTop w:val="0"/>
      <w:marBottom w:val="0"/>
      <w:divBdr>
        <w:top w:val="none" w:sz="0" w:space="0" w:color="auto"/>
        <w:left w:val="none" w:sz="0" w:space="0" w:color="auto"/>
        <w:bottom w:val="none" w:sz="0" w:space="0" w:color="auto"/>
        <w:right w:val="none" w:sz="0" w:space="0" w:color="auto"/>
      </w:divBdr>
    </w:div>
    <w:div w:id="1741050174">
      <w:bodyDiv w:val="1"/>
      <w:marLeft w:val="0"/>
      <w:marRight w:val="0"/>
      <w:marTop w:val="0"/>
      <w:marBottom w:val="0"/>
      <w:divBdr>
        <w:top w:val="none" w:sz="0" w:space="0" w:color="auto"/>
        <w:left w:val="none" w:sz="0" w:space="0" w:color="auto"/>
        <w:bottom w:val="none" w:sz="0" w:space="0" w:color="auto"/>
        <w:right w:val="none" w:sz="0" w:space="0" w:color="auto"/>
      </w:divBdr>
    </w:div>
    <w:div w:id="1748266556">
      <w:bodyDiv w:val="1"/>
      <w:marLeft w:val="0"/>
      <w:marRight w:val="0"/>
      <w:marTop w:val="0"/>
      <w:marBottom w:val="0"/>
      <w:divBdr>
        <w:top w:val="none" w:sz="0" w:space="0" w:color="auto"/>
        <w:left w:val="none" w:sz="0" w:space="0" w:color="auto"/>
        <w:bottom w:val="none" w:sz="0" w:space="0" w:color="auto"/>
        <w:right w:val="none" w:sz="0" w:space="0" w:color="auto"/>
      </w:divBdr>
      <w:divsChild>
        <w:div w:id="2007245662">
          <w:blockQuote w:val="1"/>
          <w:marLeft w:val="720"/>
          <w:marRight w:val="720"/>
          <w:marTop w:val="100"/>
          <w:marBottom w:val="100"/>
          <w:divBdr>
            <w:top w:val="single" w:sz="2" w:space="0" w:color="E3E3E3"/>
            <w:left w:val="single" w:sz="12" w:space="0" w:color="797B89"/>
            <w:bottom w:val="single" w:sz="2" w:space="0" w:color="E3E3E3"/>
            <w:right w:val="single" w:sz="2" w:space="0" w:color="E3E3E3"/>
          </w:divBdr>
          <w:divsChild>
            <w:div w:id="5275736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758358362">
      <w:bodyDiv w:val="1"/>
      <w:marLeft w:val="0"/>
      <w:marRight w:val="0"/>
      <w:marTop w:val="0"/>
      <w:marBottom w:val="0"/>
      <w:divBdr>
        <w:top w:val="none" w:sz="0" w:space="0" w:color="auto"/>
        <w:left w:val="none" w:sz="0" w:space="0" w:color="auto"/>
        <w:bottom w:val="none" w:sz="0" w:space="0" w:color="auto"/>
        <w:right w:val="none" w:sz="0" w:space="0" w:color="auto"/>
      </w:divBdr>
    </w:div>
    <w:div w:id="1760783577">
      <w:bodyDiv w:val="1"/>
      <w:marLeft w:val="0"/>
      <w:marRight w:val="0"/>
      <w:marTop w:val="0"/>
      <w:marBottom w:val="0"/>
      <w:divBdr>
        <w:top w:val="none" w:sz="0" w:space="0" w:color="auto"/>
        <w:left w:val="none" w:sz="0" w:space="0" w:color="auto"/>
        <w:bottom w:val="none" w:sz="0" w:space="0" w:color="auto"/>
        <w:right w:val="none" w:sz="0" w:space="0" w:color="auto"/>
      </w:divBdr>
      <w:divsChild>
        <w:div w:id="1830632902">
          <w:marLeft w:val="0"/>
          <w:marRight w:val="0"/>
          <w:marTop w:val="0"/>
          <w:marBottom w:val="0"/>
          <w:divBdr>
            <w:top w:val="none" w:sz="0" w:space="0" w:color="auto"/>
            <w:left w:val="none" w:sz="0" w:space="0" w:color="auto"/>
            <w:bottom w:val="none" w:sz="0" w:space="0" w:color="auto"/>
            <w:right w:val="none" w:sz="0" w:space="0" w:color="auto"/>
          </w:divBdr>
          <w:divsChild>
            <w:div w:id="210600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430557">
      <w:bodyDiv w:val="1"/>
      <w:marLeft w:val="0"/>
      <w:marRight w:val="0"/>
      <w:marTop w:val="0"/>
      <w:marBottom w:val="0"/>
      <w:divBdr>
        <w:top w:val="none" w:sz="0" w:space="0" w:color="auto"/>
        <w:left w:val="none" w:sz="0" w:space="0" w:color="auto"/>
        <w:bottom w:val="none" w:sz="0" w:space="0" w:color="auto"/>
        <w:right w:val="none" w:sz="0" w:space="0" w:color="auto"/>
      </w:divBdr>
    </w:div>
    <w:div w:id="1814329371">
      <w:bodyDiv w:val="1"/>
      <w:marLeft w:val="0"/>
      <w:marRight w:val="0"/>
      <w:marTop w:val="0"/>
      <w:marBottom w:val="0"/>
      <w:divBdr>
        <w:top w:val="none" w:sz="0" w:space="0" w:color="auto"/>
        <w:left w:val="none" w:sz="0" w:space="0" w:color="auto"/>
        <w:bottom w:val="none" w:sz="0" w:space="0" w:color="auto"/>
        <w:right w:val="none" w:sz="0" w:space="0" w:color="auto"/>
      </w:divBdr>
    </w:div>
    <w:div w:id="1848784269">
      <w:bodyDiv w:val="1"/>
      <w:marLeft w:val="0"/>
      <w:marRight w:val="0"/>
      <w:marTop w:val="0"/>
      <w:marBottom w:val="0"/>
      <w:divBdr>
        <w:top w:val="none" w:sz="0" w:space="0" w:color="auto"/>
        <w:left w:val="none" w:sz="0" w:space="0" w:color="auto"/>
        <w:bottom w:val="none" w:sz="0" w:space="0" w:color="auto"/>
        <w:right w:val="none" w:sz="0" w:space="0" w:color="auto"/>
      </w:divBdr>
    </w:div>
    <w:div w:id="1970940702">
      <w:bodyDiv w:val="1"/>
      <w:marLeft w:val="0"/>
      <w:marRight w:val="0"/>
      <w:marTop w:val="0"/>
      <w:marBottom w:val="0"/>
      <w:divBdr>
        <w:top w:val="none" w:sz="0" w:space="0" w:color="auto"/>
        <w:left w:val="none" w:sz="0" w:space="0" w:color="auto"/>
        <w:bottom w:val="none" w:sz="0" w:space="0" w:color="auto"/>
        <w:right w:val="none" w:sz="0" w:space="0" w:color="auto"/>
      </w:divBdr>
    </w:div>
    <w:div w:id="2003770968">
      <w:bodyDiv w:val="1"/>
      <w:marLeft w:val="0"/>
      <w:marRight w:val="0"/>
      <w:marTop w:val="0"/>
      <w:marBottom w:val="0"/>
      <w:divBdr>
        <w:top w:val="none" w:sz="0" w:space="0" w:color="auto"/>
        <w:left w:val="none" w:sz="0" w:space="0" w:color="auto"/>
        <w:bottom w:val="none" w:sz="0" w:space="0" w:color="auto"/>
        <w:right w:val="none" w:sz="0" w:space="0" w:color="auto"/>
      </w:divBdr>
    </w:div>
    <w:div w:id="2035155119">
      <w:bodyDiv w:val="1"/>
      <w:marLeft w:val="0"/>
      <w:marRight w:val="0"/>
      <w:marTop w:val="0"/>
      <w:marBottom w:val="0"/>
      <w:divBdr>
        <w:top w:val="none" w:sz="0" w:space="0" w:color="auto"/>
        <w:left w:val="none" w:sz="0" w:space="0" w:color="auto"/>
        <w:bottom w:val="none" w:sz="0" w:space="0" w:color="auto"/>
        <w:right w:val="none" w:sz="0" w:space="0" w:color="auto"/>
      </w:divBdr>
      <w:divsChild>
        <w:div w:id="663971961">
          <w:blockQuote w:val="1"/>
          <w:marLeft w:val="0"/>
          <w:marRight w:val="0"/>
          <w:marTop w:val="0"/>
          <w:marBottom w:val="0"/>
          <w:divBdr>
            <w:top w:val="none" w:sz="0" w:space="0" w:color="auto"/>
            <w:left w:val="single" w:sz="36" w:space="8" w:color="auto"/>
            <w:bottom w:val="none" w:sz="0" w:space="0" w:color="auto"/>
            <w:right w:val="none" w:sz="0" w:space="0" w:color="auto"/>
          </w:divBdr>
        </w:div>
        <w:div w:id="248658702">
          <w:blockQuote w:val="1"/>
          <w:marLeft w:val="0"/>
          <w:marRight w:val="0"/>
          <w:marTop w:val="0"/>
          <w:marBottom w:val="0"/>
          <w:divBdr>
            <w:top w:val="none" w:sz="0" w:space="0" w:color="auto"/>
            <w:left w:val="single" w:sz="36" w:space="8" w:color="auto"/>
            <w:bottom w:val="none" w:sz="0" w:space="0" w:color="auto"/>
            <w:right w:val="none" w:sz="0" w:space="0" w:color="auto"/>
          </w:divBdr>
        </w:div>
        <w:div w:id="422605226">
          <w:blockQuote w:val="1"/>
          <w:marLeft w:val="0"/>
          <w:marRight w:val="0"/>
          <w:marTop w:val="0"/>
          <w:marBottom w:val="0"/>
          <w:divBdr>
            <w:top w:val="none" w:sz="0" w:space="0" w:color="auto"/>
            <w:left w:val="single" w:sz="36" w:space="8" w:color="auto"/>
            <w:bottom w:val="none" w:sz="0" w:space="0" w:color="auto"/>
            <w:right w:val="none" w:sz="0" w:space="0" w:color="auto"/>
          </w:divBdr>
        </w:div>
        <w:div w:id="805395626">
          <w:blockQuote w:val="1"/>
          <w:marLeft w:val="0"/>
          <w:marRight w:val="0"/>
          <w:marTop w:val="0"/>
          <w:marBottom w:val="0"/>
          <w:divBdr>
            <w:top w:val="none" w:sz="0" w:space="0" w:color="auto"/>
            <w:left w:val="single" w:sz="36" w:space="8" w:color="auto"/>
            <w:bottom w:val="none" w:sz="0" w:space="0" w:color="auto"/>
            <w:right w:val="none" w:sz="0" w:space="0" w:color="auto"/>
          </w:divBdr>
        </w:div>
        <w:div w:id="351804359">
          <w:blockQuote w:val="1"/>
          <w:marLeft w:val="0"/>
          <w:marRight w:val="0"/>
          <w:marTop w:val="0"/>
          <w:marBottom w:val="0"/>
          <w:divBdr>
            <w:top w:val="none" w:sz="0" w:space="0" w:color="auto"/>
            <w:left w:val="single" w:sz="36" w:space="8" w:color="auto"/>
            <w:bottom w:val="none" w:sz="0" w:space="0" w:color="auto"/>
            <w:right w:val="none" w:sz="0" w:space="0" w:color="auto"/>
          </w:divBdr>
        </w:div>
        <w:div w:id="714893910">
          <w:blockQuote w:val="1"/>
          <w:marLeft w:val="0"/>
          <w:marRight w:val="0"/>
          <w:marTop w:val="0"/>
          <w:marBottom w:val="0"/>
          <w:divBdr>
            <w:top w:val="none" w:sz="0" w:space="0" w:color="auto"/>
            <w:left w:val="single" w:sz="36" w:space="8" w:color="auto"/>
            <w:bottom w:val="none" w:sz="0" w:space="0" w:color="auto"/>
            <w:right w:val="none" w:sz="0" w:space="0" w:color="auto"/>
          </w:divBdr>
        </w:div>
        <w:div w:id="4523551">
          <w:blockQuote w:val="1"/>
          <w:marLeft w:val="0"/>
          <w:marRight w:val="0"/>
          <w:marTop w:val="0"/>
          <w:marBottom w:val="0"/>
          <w:divBdr>
            <w:top w:val="none" w:sz="0" w:space="0" w:color="auto"/>
            <w:left w:val="single" w:sz="36" w:space="8" w:color="auto"/>
            <w:bottom w:val="none" w:sz="0" w:space="0" w:color="auto"/>
            <w:right w:val="none" w:sz="0" w:space="0" w:color="auto"/>
          </w:divBdr>
        </w:div>
        <w:div w:id="1331911412">
          <w:blockQuote w:val="1"/>
          <w:marLeft w:val="0"/>
          <w:marRight w:val="0"/>
          <w:marTop w:val="0"/>
          <w:marBottom w:val="0"/>
          <w:divBdr>
            <w:top w:val="none" w:sz="0" w:space="0" w:color="auto"/>
            <w:left w:val="single" w:sz="36" w:space="8" w:color="auto"/>
            <w:bottom w:val="none" w:sz="0" w:space="0" w:color="auto"/>
            <w:right w:val="none" w:sz="0" w:space="0" w:color="auto"/>
          </w:divBdr>
        </w:div>
        <w:div w:id="1428500522">
          <w:blockQuote w:val="1"/>
          <w:marLeft w:val="0"/>
          <w:marRight w:val="0"/>
          <w:marTop w:val="0"/>
          <w:marBottom w:val="0"/>
          <w:divBdr>
            <w:top w:val="none" w:sz="0" w:space="0" w:color="auto"/>
            <w:left w:val="single" w:sz="36" w:space="8" w:color="auto"/>
            <w:bottom w:val="none" w:sz="0" w:space="0" w:color="auto"/>
            <w:right w:val="none" w:sz="0" w:space="0" w:color="auto"/>
          </w:divBdr>
        </w:div>
        <w:div w:id="1454902952">
          <w:blockQuote w:val="1"/>
          <w:marLeft w:val="0"/>
          <w:marRight w:val="0"/>
          <w:marTop w:val="0"/>
          <w:marBottom w:val="0"/>
          <w:divBdr>
            <w:top w:val="none" w:sz="0" w:space="0" w:color="auto"/>
            <w:left w:val="single" w:sz="36" w:space="8" w:color="auto"/>
            <w:bottom w:val="none" w:sz="0" w:space="0" w:color="auto"/>
            <w:right w:val="none" w:sz="0" w:space="0" w:color="auto"/>
          </w:divBdr>
        </w:div>
        <w:div w:id="1140421533">
          <w:blockQuote w:val="1"/>
          <w:marLeft w:val="0"/>
          <w:marRight w:val="0"/>
          <w:marTop w:val="0"/>
          <w:marBottom w:val="0"/>
          <w:divBdr>
            <w:top w:val="none" w:sz="0" w:space="0" w:color="auto"/>
            <w:left w:val="single" w:sz="36" w:space="8" w:color="auto"/>
            <w:bottom w:val="none" w:sz="0" w:space="0" w:color="auto"/>
            <w:right w:val="none" w:sz="0" w:space="0" w:color="auto"/>
          </w:divBdr>
        </w:div>
        <w:div w:id="1895701101">
          <w:blockQuote w:val="1"/>
          <w:marLeft w:val="0"/>
          <w:marRight w:val="0"/>
          <w:marTop w:val="0"/>
          <w:marBottom w:val="0"/>
          <w:divBdr>
            <w:top w:val="none" w:sz="0" w:space="0" w:color="auto"/>
            <w:left w:val="single" w:sz="36" w:space="8" w:color="auto"/>
            <w:bottom w:val="none" w:sz="0" w:space="0" w:color="auto"/>
            <w:right w:val="none" w:sz="0" w:space="0" w:color="auto"/>
          </w:divBdr>
        </w:div>
        <w:div w:id="1242913750">
          <w:blockQuote w:val="1"/>
          <w:marLeft w:val="0"/>
          <w:marRight w:val="0"/>
          <w:marTop w:val="0"/>
          <w:marBottom w:val="0"/>
          <w:divBdr>
            <w:top w:val="none" w:sz="0" w:space="0" w:color="auto"/>
            <w:left w:val="single" w:sz="36" w:space="8" w:color="auto"/>
            <w:bottom w:val="none" w:sz="0" w:space="0" w:color="auto"/>
            <w:right w:val="none" w:sz="0" w:space="0" w:color="auto"/>
          </w:divBdr>
        </w:div>
        <w:div w:id="891114063">
          <w:blockQuote w:val="1"/>
          <w:marLeft w:val="0"/>
          <w:marRight w:val="0"/>
          <w:marTop w:val="0"/>
          <w:marBottom w:val="0"/>
          <w:divBdr>
            <w:top w:val="none" w:sz="0" w:space="0" w:color="auto"/>
            <w:left w:val="single" w:sz="36" w:space="8" w:color="auto"/>
            <w:bottom w:val="none" w:sz="0" w:space="0" w:color="auto"/>
            <w:right w:val="none" w:sz="0" w:space="0" w:color="auto"/>
          </w:divBdr>
        </w:div>
        <w:div w:id="1309746712">
          <w:blockQuote w:val="1"/>
          <w:marLeft w:val="0"/>
          <w:marRight w:val="0"/>
          <w:marTop w:val="0"/>
          <w:marBottom w:val="0"/>
          <w:divBdr>
            <w:top w:val="none" w:sz="0" w:space="0" w:color="auto"/>
            <w:left w:val="single" w:sz="36" w:space="8" w:color="auto"/>
            <w:bottom w:val="none" w:sz="0" w:space="0" w:color="auto"/>
            <w:right w:val="none" w:sz="0" w:space="0" w:color="auto"/>
          </w:divBdr>
        </w:div>
        <w:div w:id="82605497">
          <w:blockQuote w:val="1"/>
          <w:marLeft w:val="0"/>
          <w:marRight w:val="0"/>
          <w:marTop w:val="0"/>
          <w:marBottom w:val="0"/>
          <w:divBdr>
            <w:top w:val="none" w:sz="0" w:space="0" w:color="auto"/>
            <w:left w:val="single" w:sz="36" w:space="8" w:color="auto"/>
            <w:bottom w:val="none" w:sz="0" w:space="0" w:color="auto"/>
            <w:right w:val="none" w:sz="0" w:space="0" w:color="auto"/>
          </w:divBdr>
        </w:div>
        <w:div w:id="1805196683">
          <w:blockQuote w:val="1"/>
          <w:marLeft w:val="0"/>
          <w:marRight w:val="0"/>
          <w:marTop w:val="0"/>
          <w:marBottom w:val="0"/>
          <w:divBdr>
            <w:top w:val="none" w:sz="0" w:space="0" w:color="auto"/>
            <w:left w:val="single" w:sz="36" w:space="8" w:color="auto"/>
            <w:bottom w:val="none" w:sz="0" w:space="0" w:color="auto"/>
            <w:right w:val="none" w:sz="0" w:space="0" w:color="auto"/>
          </w:divBdr>
        </w:div>
        <w:div w:id="16853203">
          <w:blockQuote w:val="1"/>
          <w:marLeft w:val="0"/>
          <w:marRight w:val="0"/>
          <w:marTop w:val="0"/>
          <w:marBottom w:val="0"/>
          <w:divBdr>
            <w:top w:val="none" w:sz="0" w:space="0" w:color="auto"/>
            <w:left w:val="single" w:sz="36" w:space="8" w:color="auto"/>
            <w:bottom w:val="none" w:sz="0" w:space="0" w:color="auto"/>
            <w:right w:val="none" w:sz="0" w:space="0" w:color="auto"/>
          </w:divBdr>
        </w:div>
        <w:div w:id="693457482">
          <w:blockQuote w:val="1"/>
          <w:marLeft w:val="0"/>
          <w:marRight w:val="0"/>
          <w:marTop w:val="0"/>
          <w:marBottom w:val="0"/>
          <w:divBdr>
            <w:top w:val="none" w:sz="0" w:space="0" w:color="auto"/>
            <w:left w:val="single" w:sz="36" w:space="8" w:color="auto"/>
            <w:bottom w:val="none" w:sz="0" w:space="0" w:color="auto"/>
            <w:right w:val="none" w:sz="0" w:space="0" w:color="auto"/>
          </w:divBdr>
        </w:div>
      </w:divsChild>
    </w:div>
    <w:div w:id="2056003170">
      <w:bodyDiv w:val="1"/>
      <w:marLeft w:val="0"/>
      <w:marRight w:val="0"/>
      <w:marTop w:val="0"/>
      <w:marBottom w:val="0"/>
      <w:divBdr>
        <w:top w:val="none" w:sz="0" w:space="0" w:color="auto"/>
        <w:left w:val="none" w:sz="0" w:space="0" w:color="auto"/>
        <w:bottom w:val="none" w:sz="0" w:space="0" w:color="auto"/>
        <w:right w:val="none" w:sz="0" w:space="0" w:color="auto"/>
      </w:divBdr>
    </w:div>
    <w:div w:id="2144542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87122-5D86-490E-88E4-B34118E6C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TotalTime>
  <Pages>47</Pages>
  <Words>15282</Words>
  <Characters>87112</Characters>
  <Application>Microsoft Office Word</Application>
  <DocSecurity>0</DocSecurity>
  <Lines>725</Lines>
  <Paragraphs>204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 Zua_Viagem</dc:creator>
  <cp:keywords/>
  <dc:description/>
  <cp:lastModifiedBy>Délcio Raúl</cp:lastModifiedBy>
  <cp:revision>20</cp:revision>
  <cp:lastPrinted>2026-05-19T16:13:00Z</cp:lastPrinted>
  <dcterms:created xsi:type="dcterms:W3CDTF">2026-05-19T06:56:00Z</dcterms:created>
  <dcterms:modified xsi:type="dcterms:W3CDTF">2026-05-19T16:44:00Z</dcterms:modified>
</cp:coreProperties>
</file>